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E3908" w14:textId="0D5621F5" w:rsidR="003D69B4" w:rsidRPr="00960975" w:rsidRDefault="003D69B4" w:rsidP="003D69B4">
      <w:pPr>
        <w:pStyle w:val="Default"/>
        <w:jc w:val="center"/>
        <w:rPr>
          <w:sz w:val="32"/>
          <w:szCs w:val="32"/>
        </w:rPr>
      </w:pPr>
      <w:r w:rsidRPr="00960975">
        <w:rPr>
          <w:b/>
          <w:bCs/>
          <w:sz w:val="32"/>
          <w:szCs w:val="32"/>
        </w:rPr>
        <w:t xml:space="preserve">BCA-DS-212: PROGRAMMING IN JAVA                                                                                                   </w:t>
      </w:r>
      <w:r w:rsidRPr="00960975">
        <w:rPr>
          <w:b/>
          <w:bCs/>
          <w:i/>
          <w:iCs/>
          <w:sz w:val="32"/>
          <w:szCs w:val="32"/>
        </w:rPr>
        <w:t>BCA IV Semester</w:t>
      </w:r>
    </w:p>
    <w:p w14:paraId="04BE1417" w14:textId="01498B7D" w:rsidR="004C5B7F" w:rsidRDefault="004B736B" w:rsidP="004A686F">
      <w:pPr>
        <w:rPr>
          <w:b/>
          <w:bCs/>
          <w:sz w:val="32"/>
          <w:szCs w:val="32"/>
        </w:rPr>
      </w:pPr>
      <w:r w:rsidRPr="00A353AB">
        <w:rPr>
          <w:b/>
          <w:bCs/>
          <w:sz w:val="32"/>
          <w:szCs w:val="32"/>
          <w:highlight w:val="yellow"/>
        </w:rPr>
        <w:t>UNIT 1</w:t>
      </w:r>
      <w:r w:rsidRPr="00A353AB">
        <w:rPr>
          <w:b/>
          <w:bCs/>
          <w:sz w:val="32"/>
          <w:szCs w:val="32"/>
        </w:rPr>
        <w:t xml:space="preserve"> </w:t>
      </w:r>
    </w:p>
    <w:p w14:paraId="5E2554DA" w14:textId="77777777" w:rsidR="00A353AB" w:rsidRPr="00A353AB" w:rsidRDefault="00A353AB" w:rsidP="004A686F">
      <w:pPr>
        <w:rPr>
          <w:b/>
          <w:bCs/>
          <w:sz w:val="32"/>
          <w:szCs w:val="32"/>
        </w:rPr>
      </w:pPr>
    </w:p>
    <w:p w14:paraId="15B6D646" w14:textId="77777777" w:rsidR="00503DFB" w:rsidRDefault="00503DFB" w:rsidP="00503DFB">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 Imperative programming paradigm:</w:t>
      </w:r>
      <w:r>
        <w:rPr>
          <w:rFonts w:ascii="Nunito" w:hAnsi="Nunito"/>
          <w:color w:val="273239"/>
          <w:spacing w:val="2"/>
          <w:sz w:val="26"/>
          <w:szCs w:val="26"/>
          <w:bdr w:val="none" w:sz="0" w:space="0" w:color="auto" w:frame="1"/>
        </w:rPr>
        <w:t xml:space="preserve"> It is one of the oldest programming </w:t>
      </w:r>
      <w:proofErr w:type="gramStart"/>
      <w:r>
        <w:rPr>
          <w:rFonts w:ascii="Nunito" w:hAnsi="Nunito"/>
          <w:color w:val="273239"/>
          <w:spacing w:val="2"/>
          <w:sz w:val="26"/>
          <w:szCs w:val="26"/>
          <w:bdr w:val="none" w:sz="0" w:space="0" w:color="auto" w:frame="1"/>
        </w:rPr>
        <w:t>paradigm</w:t>
      </w:r>
      <w:proofErr w:type="gramEnd"/>
      <w:r>
        <w:rPr>
          <w:rFonts w:ascii="Nunito" w:hAnsi="Nunito"/>
          <w:color w:val="273239"/>
          <w:spacing w:val="2"/>
          <w:sz w:val="26"/>
          <w:szCs w:val="26"/>
          <w:bdr w:val="none" w:sz="0" w:space="0" w:color="auto" w:frame="1"/>
        </w:rPr>
        <w:t xml:space="preserve">. It features close relation to machine architecture. It is based on Von Neumann architecture. It works by changing the program state through assignment statements. It performs step by step task by changing state. The </w:t>
      </w:r>
      <w:proofErr w:type="gramStart"/>
      <w:r>
        <w:rPr>
          <w:rFonts w:ascii="Nunito" w:hAnsi="Nunito"/>
          <w:color w:val="273239"/>
          <w:spacing w:val="2"/>
          <w:sz w:val="26"/>
          <w:szCs w:val="26"/>
          <w:bdr w:val="none" w:sz="0" w:space="0" w:color="auto" w:frame="1"/>
        </w:rPr>
        <w:t>main focus</w:t>
      </w:r>
      <w:proofErr w:type="gramEnd"/>
      <w:r>
        <w:rPr>
          <w:rFonts w:ascii="Nunito" w:hAnsi="Nunito"/>
          <w:color w:val="273239"/>
          <w:spacing w:val="2"/>
          <w:sz w:val="26"/>
          <w:szCs w:val="26"/>
          <w:bdr w:val="none" w:sz="0" w:space="0" w:color="auto" w:frame="1"/>
        </w:rPr>
        <w:t xml:space="preserve"> is on how to achieve the goal. The paradigm </w:t>
      </w:r>
      <w:proofErr w:type="gramStart"/>
      <w:r>
        <w:rPr>
          <w:rFonts w:ascii="Nunito" w:hAnsi="Nunito"/>
          <w:color w:val="273239"/>
          <w:spacing w:val="2"/>
          <w:sz w:val="26"/>
          <w:szCs w:val="26"/>
          <w:bdr w:val="none" w:sz="0" w:space="0" w:color="auto" w:frame="1"/>
        </w:rPr>
        <w:t>consist</w:t>
      </w:r>
      <w:proofErr w:type="gramEnd"/>
      <w:r>
        <w:rPr>
          <w:rFonts w:ascii="Nunito" w:hAnsi="Nunito"/>
          <w:color w:val="273239"/>
          <w:spacing w:val="2"/>
          <w:sz w:val="26"/>
          <w:szCs w:val="26"/>
          <w:bdr w:val="none" w:sz="0" w:space="0" w:color="auto" w:frame="1"/>
        </w:rPr>
        <w:t xml:space="preserve"> of several statements and after execution of all the result is stored.</w:t>
      </w:r>
    </w:p>
    <w:p w14:paraId="2246E5B1" w14:textId="77777777" w:rsidR="00503DFB" w:rsidRDefault="00503DFB" w:rsidP="00503DFB">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Advantages:</w:t>
      </w:r>
      <w:r>
        <w:rPr>
          <w:rFonts w:ascii="Nunito" w:hAnsi="Nunito"/>
          <w:color w:val="273239"/>
          <w:spacing w:val="2"/>
          <w:sz w:val="26"/>
          <w:szCs w:val="26"/>
          <w:bdr w:val="none" w:sz="0" w:space="0" w:color="auto" w:frame="1"/>
        </w:rPr>
        <w:t> </w:t>
      </w:r>
    </w:p>
    <w:p w14:paraId="0A125D59" w14:textId="77777777" w:rsidR="00A353AB" w:rsidRPr="00A353AB" w:rsidRDefault="00A353AB" w:rsidP="001C75D1">
      <w:pPr>
        <w:numPr>
          <w:ilvl w:val="0"/>
          <w:numId w:val="3"/>
        </w:numPr>
        <w:shd w:val="clear" w:color="auto" w:fill="FFFFFF"/>
        <w:ind w:left="1080"/>
        <w:textAlignment w:val="baseline"/>
        <w:rPr>
          <w:rFonts w:ascii="Nunito" w:hAnsi="Nunito"/>
          <w:color w:val="273239"/>
          <w:spacing w:val="2"/>
          <w:sz w:val="26"/>
          <w:szCs w:val="26"/>
        </w:rPr>
      </w:pPr>
      <w:r w:rsidRPr="00A353AB">
        <w:rPr>
          <w:rFonts w:ascii="Nunito" w:hAnsi="Nunito"/>
          <w:color w:val="273239"/>
          <w:spacing w:val="2"/>
          <w:sz w:val="26"/>
          <w:szCs w:val="26"/>
          <w:bdr w:val="none" w:sz="0" w:space="0" w:color="auto" w:frame="1"/>
        </w:rPr>
        <w:t xml:space="preserve">Very simple to </w:t>
      </w:r>
      <w:proofErr w:type="gramStart"/>
      <w:r w:rsidRPr="00A353AB">
        <w:rPr>
          <w:rFonts w:ascii="Nunito" w:hAnsi="Nunito"/>
          <w:color w:val="273239"/>
          <w:spacing w:val="2"/>
          <w:sz w:val="26"/>
          <w:szCs w:val="26"/>
          <w:bdr w:val="none" w:sz="0" w:space="0" w:color="auto" w:frame="1"/>
        </w:rPr>
        <w:t>implement</w:t>
      </w:r>
      <w:proofErr w:type="gramEnd"/>
    </w:p>
    <w:p w14:paraId="7D93CADD" w14:textId="77777777" w:rsidR="00A353AB" w:rsidRPr="00A353AB" w:rsidRDefault="00A353AB" w:rsidP="001C75D1">
      <w:pPr>
        <w:numPr>
          <w:ilvl w:val="0"/>
          <w:numId w:val="4"/>
        </w:numPr>
        <w:shd w:val="clear" w:color="auto" w:fill="FFFFFF"/>
        <w:ind w:left="1080"/>
        <w:textAlignment w:val="baseline"/>
        <w:rPr>
          <w:rFonts w:ascii="Nunito" w:hAnsi="Nunito"/>
          <w:color w:val="273239"/>
          <w:spacing w:val="2"/>
          <w:sz w:val="26"/>
          <w:szCs w:val="26"/>
        </w:rPr>
      </w:pPr>
      <w:r w:rsidRPr="00A353AB">
        <w:rPr>
          <w:rFonts w:ascii="Nunito" w:hAnsi="Nunito"/>
          <w:color w:val="273239"/>
          <w:spacing w:val="2"/>
          <w:sz w:val="26"/>
          <w:szCs w:val="26"/>
          <w:bdr w:val="none" w:sz="0" w:space="0" w:color="auto" w:frame="1"/>
        </w:rPr>
        <w:t>It contains loops, variables etc.</w:t>
      </w:r>
    </w:p>
    <w:p w14:paraId="29DA6E95" w14:textId="77777777" w:rsidR="00A353AB" w:rsidRPr="00A353AB" w:rsidRDefault="00A353AB" w:rsidP="00A353AB">
      <w:pPr>
        <w:shd w:val="clear" w:color="auto" w:fill="FFFFFF"/>
        <w:textAlignment w:val="baseline"/>
        <w:rPr>
          <w:rFonts w:ascii="Nunito" w:hAnsi="Nunito"/>
          <w:color w:val="273239"/>
          <w:spacing w:val="2"/>
          <w:sz w:val="26"/>
          <w:szCs w:val="26"/>
        </w:rPr>
      </w:pPr>
      <w:r w:rsidRPr="00A353AB">
        <w:rPr>
          <w:rFonts w:ascii="Nunito" w:hAnsi="Nunito"/>
          <w:b/>
          <w:bCs/>
          <w:color w:val="273239"/>
          <w:spacing w:val="2"/>
          <w:sz w:val="26"/>
          <w:szCs w:val="26"/>
          <w:bdr w:val="none" w:sz="0" w:space="0" w:color="auto" w:frame="1"/>
        </w:rPr>
        <w:t>Disadvantage:</w:t>
      </w:r>
      <w:r w:rsidRPr="00A353AB">
        <w:rPr>
          <w:rFonts w:ascii="Nunito" w:hAnsi="Nunito"/>
          <w:color w:val="273239"/>
          <w:spacing w:val="2"/>
          <w:sz w:val="26"/>
          <w:szCs w:val="26"/>
          <w:bdr w:val="none" w:sz="0" w:space="0" w:color="auto" w:frame="1"/>
        </w:rPr>
        <w:t>  </w:t>
      </w:r>
    </w:p>
    <w:p w14:paraId="3BD10BFE" w14:textId="77777777" w:rsidR="00A353AB" w:rsidRPr="00A353AB" w:rsidRDefault="00A353AB" w:rsidP="001C75D1">
      <w:pPr>
        <w:numPr>
          <w:ilvl w:val="0"/>
          <w:numId w:val="5"/>
        </w:numPr>
        <w:shd w:val="clear" w:color="auto" w:fill="FFFFFF"/>
        <w:ind w:left="1080"/>
        <w:textAlignment w:val="baseline"/>
        <w:rPr>
          <w:rFonts w:ascii="Nunito" w:hAnsi="Nunito"/>
          <w:color w:val="273239"/>
          <w:spacing w:val="2"/>
          <w:sz w:val="26"/>
          <w:szCs w:val="26"/>
        </w:rPr>
      </w:pPr>
      <w:r w:rsidRPr="00A353AB">
        <w:rPr>
          <w:rFonts w:ascii="Nunito" w:hAnsi="Nunito"/>
          <w:color w:val="273239"/>
          <w:spacing w:val="2"/>
          <w:sz w:val="26"/>
          <w:szCs w:val="26"/>
          <w:bdr w:val="none" w:sz="0" w:space="0" w:color="auto" w:frame="1"/>
        </w:rPr>
        <w:t xml:space="preserve">Complex problem cannot be </w:t>
      </w:r>
      <w:proofErr w:type="gramStart"/>
      <w:r w:rsidRPr="00A353AB">
        <w:rPr>
          <w:rFonts w:ascii="Nunito" w:hAnsi="Nunito"/>
          <w:color w:val="273239"/>
          <w:spacing w:val="2"/>
          <w:sz w:val="26"/>
          <w:szCs w:val="26"/>
          <w:bdr w:val="none" w:sz="0" w:space="0" w:color="auto" w:frame="1"/>
        </w:rPr>
        <w:t>solved</w:t>
      </w:r>
      <w:proofErr w:type="gramEnd"/>
    </w:p>
    <w:p w14:paraId="5DC5DC26" w14:textId="77777777" w:rsidR="00A353AB" w:rsidRPr="00A353AB" w:rsidRDefault="00A353AB" w:rsidP="001C75D1">
      <w:pPr>
        <w:numPr>
          <w:ilvl w:val="0"/>
          <w:numId w:val="6"/>
        </w:numPr>
        <w:shd w:val="clear" w:color="auto" w:fill="FFFFFF"/>
        <w:ind w:left="1080"/>
        <w:textAlignment w:val="baseline"/>
        <w:rPr>
          <w:rFonts w:ascii="Nunito" w:hAnsi="Nunito"/>
          <w:color w:val="273239"/>
          <w:spacing w:val="2"/>
          <w:sz w:val="26"/>
          <w:szCs w:val="26"/>
        </w:rPr>
      </w:pPr>
      <w:r w:rsidRPr="00A353AB">
        <w:rPr>
          <w:rFonts w:ascii="Nunito" w:hAnsi="Nunito"/>
          <w:color w:val="273239"/>
          <w:spacing w:val="2"/>
          <w:sz w:val="26"/>
          <w:szCs w:val="26"/>
          <w:bdr w:val="none" w:sz="0" w:space="0" w:color="auto" w:frame="1"/>
        </w:rPr>
        <w:t>Less efficient and less productive</w:t>
      </w:r>
    </w:p>
    <w:p w14:paraId="0A9B8595" w14:textId="77777777" w:rsidR="00A353AB" w:rsidRPr="00B6263D" w:rsidRDefault="00A353AB" w:rsidP="001C75D1">
      <w:pPr>
        <w:numPr>
          <w:ilvl w:val="0"/>
          <w:numId w:val="7"/>
        </w:numPr>
        <w:shd w:val="clear" w:color="auto" w:fill="FFFFFF"/>
        <w:ind w:left="1080"/>
        <w:textAlignment w:val="baseline"/>
        <w:rPr>
          <w:rFonts w:ascii="Nunito" w:hAnsi="Nunito"/>
          <w:color w:val="273239"/>
          <w:spacing w:val="2"/>
          <w:sz w:val="26"/>
          <w:szCs w:val="26"/>
        </w:rPr>
      </w:pPr>
      <w:r w:rsidRPr="00A353AB">
        <w:rPr>
          <w:rFonts w:ascii="Nunito" w:hAnsi="Nunito"/>
          <w:color w:val="273239"/>
          <w:spacing w:val="2"/>
          <w:sz w:val="26"/>
          <w:szCs w:val="26"/>
          <w:bdr w:val="none" w:sz="0" w:space="0" w:color="auto" w:frame="1"/>
        </w:rPr>
        <w:t xml:space="preserve">Parallel programming is not </w:t>
      </w:r>
      <w:proofErr w:type="gramStart"/>
      <w:r w:rsidRPr="00A353AB">
        <w:rPr>
          <w:rFonts w:ascii="Nunito" w:hAnsi="Nunito"/>
          <w:color w:val="273239"/>
          <w:spacing w:val="2"/>
          <w:sz w:val="26"/>
          <w:szCs w:val="26"/>
          <w:bdr w:val="none" w:sz="0" w:space="0" w:color="auto" w:frame="1"/>
        </w:rPr>
        <w:t>possible</w:t>
      </w:r>
      <w:proofErr w:type="gramEnd"/>
    </w:p>
    <w:p w14:paraId="5B6E8EDD" w14:textId="77777777" w:rsidR="00B6263D" w:rsidRPr="00B6263D" w:rsidRDefault="00B6263D" w:rsidP="00B6263D">
      <w:pPr>
        <w:shd w:val="clear" w:color="auto" w:fill="FFFFFF"/>
        <w:ind w:left="1080"/>
        <w:textAlignment w:val="baseline"/>
        <w:rPr>
          <w:rFonts w:ascii="Nunito" w:hAnsi="Nunito"/>
          <w:color w:val="273239"/>
          <w:spacing w:val="2"/>
          <w:sz w:val="26"/>
          <w:szCs w:val="26"/>
        </w:rPr>
      </w:pPr>
    </w:p>
    <w:p w14:paraId="00102875" w14:textId="77777777" w:rsidR="000B52D0" w:rsidRDefault="006A35D1" w:rsidP="00B6263D">
      <w:pPr>
        <w:shd w:val="clear" w:color="auto" w:fill="FFFFFF"/>
        <w:textAlignment w:val="baseline"/>
        <w:rPr>
          <w:rFonts w:ascii="Nunito" w:hAnsi="Nunito"/>
          <w:b/>
          <w:bCs/>
          <w:color w:val="273239"/>
          <w:spacing w:val="2"/>
          <w:sz w:val="26"/>
          <w:szCs w:val="26"/>
          <w:bdr w:val="none" w:sz="0" w:space="0" w:color="auto" w:frame="1"/>
        </w:rPr>
      </w:pPr>
      <w:r>
        <w:rPr>
          <w:rFonts w:ascii="Nunito" w:hAnsi="Nunito"/>
          <w:b/>
          <w:bCs/>
          <w:color w:val="273239"/>
          <w:spacing w:val="2"/>
          <w:sz w:val="26"/>
          <w:szCs w:val="26"/>
          <w:bdr w:val="none" w:sz="0" w:space="0" w:color="auto" w:frame="1"/>
        </w:rPr>
        <w:t xml:space="preserve">Types of Imperative </w:t>
      </w:r>
      <w:r w:rsidR="000B52D0">
        <w:rPr>
          <w:rFonts w:ascii="Nunito" w:hAnsi="Nunito"/>
          <w:b/>
          <w:bCs/>
          <w:color w:val="273239"/>
          <w:spacing w:val="2"/>
          <w:sz w:val="26"/>
          <w:szCs w:val="26"/>
          <w:bdr w:val="none" w:sz="0" w:space="0" w:color="auto" w:frame="1"/>
        </w:rPr>
        <w:t>Programming Paradigm</w:t>
      </w:r>
    </w:p>
    <w:p w14:paraId="424A1B53" w14:textId="77777777" w:rsidR="000B52D0" w:rsidRDefault="000B52D0" w:rsidP="00B6263D">
      <w:pPr>
        <w:shd w:val="clear" w:color="auto" w:fill="FFFFFF"/>
        <w:textAlignment w:val="baseline"/>
        <w:rPr>
          <w:rFonts w:ascii="Nunito" w:hAnsi="Nunito"/>
          <w:b/>
          <w:bCs/>
          <w:color w:val="273239"/>
          <w:spacing w:val="2"/>
          <w:sz w:val="26"/>
          <w:szCs w:val="26"/>
          <w:bdr w:val="none" w:sz="0" w:space="0" w:color="auto" w:frame="1"/>
        </w:rPr>
      </w:pPr>
    </w:p>
    <w:p w14:paraId="461258DF" w14:textId="220AEA5F" w:rsidR="00B6263D" w:rsidRPr="00DE4D57" w:rsidRDefault="00B6263D" w:rsidP="001C75D1">
      <w:pPr>
        <w:pStyle w:val="ListParagraph"/>
        <w:numPr>
          <w:ilvl w:val="0"/>
          <w:numId w:val="40"/>
        </w:numPr>
        <w:shd w:val="clear" w:color="auto" w:fill="FFFFFF"/>
        <w:textAlignment w:val="baseline"/>
        <w:rPr>
          <w:rFonts w:ascii="Nunito" w:hAnsi="Nunito"/>
          <w:color w:val="273239"/>
          <w:spacing w:val="2"/>
          <w:sz w:val="26"/>
          <w:szCs w:val="26"/>
        </w:rPr>
      </w:pPr>
      <w:r w:rsidRPr="00DE4D57">
        <w:rPr>
          <w:rFonts w:ascii="Nunito" w:hAnsi="Nunito"/>
          <w:b/>
          <w:bCs/>
          <w:color w:val="273239"/>
          <w:spacing w:val="2"/>
          <w:sz w:val="26"/>
          <w:szCs w:val="26"/>
          <w:bdr w:val="none" w:sz="0" w:space="0" w:color="auto" w:frame="1"/>
        </w:rPr>
        <w:t>Procedural programming paradigm –</w:t>
      </w:r>
      <w:r w:rsidRPr="00DE4D57">
        <w:rPr>
          <w:rFonts w:ascii="Nunito" w:hAnsi="Nunito"/>
          <w:color w:val="273239"/>
          <w:spacing w:val="2"/>
          <w:sz w:val="26"/>
          <w:szCs w:val="26"/>
          <w:bdr w:val="none" w:sz="0" w:space="0" w:color="auto" w:frame="1"/>
        </w:rPr>
        <w:t> </w:t>
      </w:r>
      <w:r w:rsidRPr="00DE4D57">
        <w:rPr>
          <w:rFonts w:ascii="Nunito" w:hAnsi="Nunito"/>
          <w:color w:val="273239"/>
          <w:spacing w:val="2"/>
          <w:sz w:val="26"/>
          <w:szCs w:val="26"/>
        </w:rPr>
        <w:br/>
      </w:r>
      <w:r w:rsidRPr="00DE4D57">
        <w:rPr>
          <w:rFonts w:ascii="Nunito" w:hAnsi="Nunito"/>
          <w:color w:val="273239"/>
          <w:spacing w:val="2"/>
          <w:sz w:val="26"/>
          <w:szCs w:val="26"/>
          <w:bdr w:val="none" w:sz="0" w:space="0" w:color="auto" w:frame="1"/>
        </w:rPr>
        <w:t xml:space="preserve">This paradigm emphasizes on procedure in terms of under lying machine model. There is no difference in between procedural and imperative approach. It </w:t>
      </w:r>
      <w:proofErr w:type="gramStart"/>
      <w:r w:rsidRPr="00DE4D57">
        <w:rPr>
          <w:rFonts w:ascii="Nunito" w:hAnsi="Nunito"/>
          <w:color w:val="273239"/>
          <w:spacing w:val="2"/>
          <w:sz w:val="26"/>
          <w:szCs w:val="26"/>
          <w:bdr w:val="none" w:sz="0" w:space="0" w:color="auto" w:frame="1"/>
        </w:rPr>
        <w:t>has the ability to</w:t>
      </w:r>
      <w:proofErr w:type="gramEnd"/>
      <w:r w:rsidRPr="00DE4D57">
        <w:rPr>
          <w:rFonts w:ascii="Nunito" w:hAnsi="Nunito"/>
          <w:color w:val="273239"/>
          <w:spacing w:val="2"/>
          <w:sz w:val="26"/>
          <w:szCs w:val="26"/>
          <w:bdr w:val="none" w:sz="0" w:space="0" w:color="auto" w:frame="1"/>
        </w:rPr>
        <w:t xml:space="preserve"> reuse the code and it was boon at that time when it was in use because of its reusability.</w:t>
      </w:r>
    </w:p>
    <w:p w14:paraId="48E844A5" w14:textId="77777777" w:rsidR="00B6263D" w:rsidRDefault="00B6263D" w:rsidP="00B62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73239"/>
          <w:spacing w:val="2"/>
          <w:sz w:val="24"/>
          <w:szCs w:val="24"/>
          <w:bdr w:val="none" w:sz="0" w:space="0" w:color="auto" w:frame="1"/>
        </w:rPr>
      </w:pPr>
      <w:r w:rsidRPr="00B6263D">
        <w:rPr>
          <w:rFonts w:ascii="Consolas" w:hAnsi="Consolas" w:cs="Courier New"/>
          <w:color w:val="273239"/>
          <w:spacing w:val="2"/>
          <w:sz w:val="24"/>
          <w:szCs w:val="24"/>
          <w:bdr w:val="none" w:sz="0" w:space="0" w:color="auto" w:frame="1"/>
        </w:rPr>
        <w:t xml:space="preserve">Examples of </w:t>
      </w:r>
      <w:r w:rsidRPr="00B6263D">
        <w:rPr>
          <w:rFonts w:ascii="Consolas" w:hAnsi="Consolas" w:cs="Courier New"/>
          <w:b/>
          <w:bCs/>
          <w:color w:val="273239"/>
          <w:spacing w:val="2"/>
          <w:sz w:val="24"/>
          <w:szCs w:val="24"/>
          <w:bdr w:val="none" w:sz="0" w:space="0" w:color="auto" w:frame="1"/>
        </w:rPr>
        <w:t>Procedural</w:t>
      </w:r>
      <w:r w:rsidRPr="00B6263D">
        <w:rPr>
          <w:rFonts w:ascii="Consolas" w:hAnsi="Consolas" w:cs="Courier New"/>
          <w:color w:val="273239"/>
          <w:spacing w:val="2"/>
          <w:sz w:val="24"/>
          <w:szCs w:val="24"/>
          <w:bdr w:val="none" w:sz="0" w:space="0" w:color="auto" w:frame="1"/>
        </w:rPr>
        <w:t xml:space="preserve"> programming paradigm:</w:t>
      </w:r>
      <w:r w:rsidRPr="00B6263D">
        <w:rPr>
          <w:rFonts w:ascii="Consolas" w:hAnsi="Consolas" w:cs="Courier New"/>
          <w:color w:val="273239"/>
          <w:spacing w:val="2"/>
          <w:sz w:val="24"/>
          <w:szCs w:val="24"/>
        </w:rPr>
        <w:br/>
      </w:r>
      <w:r w:rsidRPr="00B6263D">
        <w:rPr>
          <w:rFonts w:ascii="Consolas" w:hAnsi="Consolas" w:cs="Courier New"/>
          <w:color w:val="273239"/>
          <w:spacing w:val="2"/>
          <w:sz w:val="24"/>
          <w:szCs w:val="24"/>
        </w:rPr>
        <w:br/>
      </w:r>
      <w:r w:rsidRPr="00B6263D">
        <w:rPr>
          <w:rFonts w:ascii="Consolas" w:hAnsi="Consolas" w:cs="Courier New"/>
          <w:b/>
          <w:bCs/>
          <w:color w:val="273239"/>
          <w:spacing w:val="2"/>
          <w:sz w:val="24"/>
          <w:szCs w:val="24"/>
          <w:bdr w:val="none" w:sz="0" w:space="0" w:color="auto" w:frame="1"/>
        </w:rPr>
        <w:t>C</w:t>
      </w:r>
      <w:r w:rsidRPr="00B6263D">
        <w:rPr>
          <w:rFonts w:ascii="Consolas" w:hAnsi="Consolas" w:cs="Courier New"/>
          <w:color w:val="273239"/>
          <w:spacing w:val="2"/>
          <w:sz w:val="24"/>
          <w:szCs w:val="24"/>
          <w:bdr w:val="none" w:sz="0" w:space="0" w:color="auto" w:frame="1"/>
        </w:rPr>
        <w:t xml:space="preserve"> : developed by Dennis Ritchie and Ken Thompson</w:t>
      </w:r>
      <w:r w:rsidRPr="00B6263D">
        <w:rPr>
          <w:rFonts w:ascii="Consolas" w:hAnsi="Consolas" w:cs="Courier New"/>
          <w:color w:val="273239"/>
          <w:spacing w:val="2"/>
          <w:sz w:val="24"/>
          <w:szCs w:val="24"/>
        </w:rPr>
        <w:br/>
      </w:r>
      <w:r w:rsidRPr="00B6263D">
        <w:rPr>
          <w:rFonts w:ascii="Consolas" w:hAnsi="Consolas" w:cs="Courier New"/>
          <w:b/>
          <w:bCs/>
          <w:color w:val="273239"/>
          <w:spacing w:val="2"/>
          <w:sz w:val="24"/>
          <w:szCs w:val="24"/>
          <w:bdr w:val="none" w:sz="0" w:space="0" w:color="auto" w:frame="1"/>
        </w:rPr>
        <w:t>C++</w:t>
      </w:r>
      <w:r w:rsidRPr="00B6263D">
        <w:rPr>
          <w:rFonts w:ascii="Consolas" w:hAnsi="Consolas" w:cs="Courier New"/>
          <w:color w:val="273239"/>
          <w:spacing w:val="2"/>
          <w:sz w:val="24"/>
          <w:szCs w:val="24"/>
          <w:bdr w:val="none" w:sz="0" w:space="0" w:color="auto" w:frame="1"/>
        </w:rPr>
        <w:t xml:space="preserve"> : developed by Bjarne Stroustrup</w:t>
      </w:r>
      <w:r w:rsidRPr="00B6263D">
        <w:rPr>
          <w:rFonts w:ascii="Consolas" w:hAnsi="Consolas" w:cs="Courier New"/>
          <w:color w:val="273239"/>
          <w:spacing w:val="2"/>
          <w:sz w:val="24"/>
          <w:szCs w:val="24"/>
        </w:rPr>
        <w:br/>
      </w:r>
      <w:r w:rsidRPr="00B6263D">
        <w:rPr>
          <w:rFonts w:ascii="Consolas" w:hAnsi="Consolas" w:cs="Courier New"/>
          <w:b/>
          <w:bCs/>
          <w:color w:val="273239"/>
          <w:spacing w:val="2"/>
          <w:sz w:val="24"/>
          <w:szCs w:val="24"/>
          <w:bdr w:val="none" w:sz="0" w:space="0" w:color="auto" w:frame="1"/>
        </w:rPr>
        <w:t>Java</w:t>
      </w:r>
      <w:r w:rsidRPr="00B6263D">
        <w:rPr>
          <w:rFonts w:ascii="Consolas" w:hAnsi="Consolas" w:cs="Courier New"/>
          <w:color w:val="273239"/>
          <w:spacing w:val="2"/>
          <w:sz w:val="24"/>
          <w:szCs w:val="24"/>
          <w:bdr w:val="none" w:sz="0" w:space="0" w:color="auto" w:frame="1"/>
        </w:rPr>
        <w:t xml:space="preserve"> : developed by James Gosling at Sun Microsystems</w:t>
      </w:r>
      <w:r w:rsidRPr="00B6263D">
        <w:rPr>
          <w:rFonts w:ascii="Consolas" w:hAnsi="Consolas" w:cs="Courier New"/>
          <w:color w:val="273239"/>
          <w:spacing w:val="2"/>
          <w:sz w:val="24"/>
          <w:szCs w:val="24"/>
        </w:rPr>
        <w:br/>
      </w:r>
      <w:r w:rsidRPr="00B6263D">
        <w:rPr>
          <w:rFonts w:ascii="Consolas" w:hAnsi="Consolas" w:cs="Courier New"/>
          <w:b/>
          <w:bCs/>
          <w:color w:val="273239"/>
          <w:spacing w:val="2"/>
          <w:sz w:val="24"/>
          <w:szCs w:val="24"/>
          <w:bdr w:val="none" w:sz="0" w:space="0" w:color="auto" w:frame="1"/>
        </w:rPr>
        <w:t>ColdFusion</w:t>
      </w:r>
      <w:r w:rsidRPr="00B6263D">
        <w:rPr>
          <w:rFonts w:ascii="Consolas" w:hAnsi="Consolas" w:cs="Courier New"/>
          <w:color w:val="273239"/>
          <w:spacing w:val="2"/>
          <w:sz w:val="24"/>
          <w:szCs w:val="24"/>
          <w:bdr w:val="none" w:sz="0" w:space="0" w:color="auto" w:frame="1"/>
        </w:rPr>
        <w:t xml:space="preserve"> : developed by J </w:t>
      </w:r>
      <w:proofErr w:type="spellStart"/>
      <w:r w:rsidRPr="00B6263D">
        <w:rPr>
          <w:rFonts w:ascii="Consolas" w:hAnsi="Consolas" w:cs="Courier New"/>
          <w:color w:val="273239"/>
          <w:spacing w:val="2"/>
          <w:sz w:val="24"/>
          <w:szCs w:val="24"/>
          <w:bdr w:val="none" w:sz="0" w:space="0" w:color="auto" w:frame="1"/>
        </w:rPr>
        <w:t>J</w:t>
      </w:r>
      <w:proofErr w:type="spellEnd"/>
      <w:r w:rsidRPr="00B6263D">
        <w:rPr>
          <w:rFonts w:ascii="Consolas" w:hAnsi="Consolas" w:cs="Courier New"/>
          <w:color w:val="273239"/>
          <w:spacing w:val="2"/>
          <w:sz w:val="24"/>
          <w:szCs w:val="24"/>
          <w:bdr w:val="none" w:sz="0" w:space="0" w:color="auto" w:frame="1"/>
        </w:rPr>
        <w:t xml:space="preserve"> Allaire</w:t>
      </w:r>
      <w:r w:rsidRPr="00B6263D">
        <w:rPr>
          <w:rFonts w:ascii="Consolas" w:hAnsi="Consolas" w:cs="Courier New"/>
          <w:color w:val="273239"/>
          <w:spacing w:val="2"/>
          <w:sz w:val="24"/>
          <w:szCs w:val="24"/>
        </w:rPr>
        <w:br/>
      </w:r>
      <w:r w:rsidRPr="00B6263D">
        <w:rPr>
          <w:rFonts w:ascii="Consolas" w:hAnsi="Consolas" w:cs="Courier New"/>
          <w:b/>
          <w:bCs/>
          <w:color w:val="273239"/>
          <w:spacing w:val="2"/>
          <w:sz w:val="24"/>
          <w:szCs w:val="24"/>
          <w:bdr w:val="none" w:sz="0" w:space="0" w:color="auto" w:frame="1"/>
        </w:rPr>
        <w:t>Pascal</w:t>
      </w:r>
      <w:r w:rsidRPr="00B6263D">
        <w:rPr>
          <w:rFonts w:ascii="Consolas" w:hAnsi="Consolas" w:cs="Courier New"/>
          <w:color w:val="273239"/>
          <w:spacing w:val="2"/>
          <w:sz w:val="24"/>
          <w:szCs w:val="24"/>
          <w:bdr w:val="none" w:sz="0" w:space="0" w:color="auto" w:frame="1"/>
        </w:rPr>
        <w:t xml:space="preserve"> : developed by Niklaus Wirth </w:t>
      </w:r>
    </w:p>
    <w:p w14:paraId="1BE6DF29" w14:textId="77777777" w:rsidR="006A35D1" w:rsidRDefault="006A35D1" w:rsidP="00B62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73239"/>
          <w:spacing w:val="2"/>
          <w:sz w:val="24"/>
          <w:szCs w:val="24"/>
          <w:bdr w:val="none" w:sz="0" w:space="0" w:color="auto" w:frame="1"/>
        </w:rPr>
      </w:pPr>
    </w:p>
    <w:p w14:paraId="2B5E6E67" w14:textId="0141641B" w:rsidR="006A35D1" w:rsidRPr="006A35D1" w:rsidRDefault="006A35D1" w:rsidP="006A35D1">
      <w:pPr>
        <w:shd w:val="clear" w:color="auto" w:fill="FFFFFF"/>
        <w:textAlignment w:val="baseline"/>
        <w:rPr>
          <w:rFonts w:ascii="Nunito" w:hAnsi="Nunito"/>
          <w:color w:val="273239"/>
          <w:spacing w:val="2"/>
          <w:sz w:val="26"/>
          <w:szCs w:val="26"/>
        </w:rPr>
      </w:pPr>
    </w:p>
    <w:p w14:paraId="60BE3909" w14:textId="69191745" w:rsidR="006A35D1" w:rsidRPr="00DE4D57" w:rsidRDefault="006A35D1" w:rsidP="001C75D1">
      <w:pPr>
        <w:pStyle w:val="ListParagraph"/>
        <w:numPr>
          <w:ilvl w:val="0"/>
          <w:numId w:val="40"/>
        </w:numPr>
        <w:shd w:val="clear" w:color="auto" w:fill="FFFFFF"/>
        <w:textAlignment w:val="baseline"/>
        <w:rPr>
          <w:rFonts w:ascii="Nunito" w:hAnsi="Nunito"/>
          <w:color w:val="273239"/>
          <w:spacing w:val="2"/>
          <w:sz w:val="26"/>
          <w:szCs w:val="26"/>
        </w:rPr>
      </w:pPr>
      <w:r w:rsidRPr="00DE4D57">
        <w:rPr>
          <w:rFonts w:ascii="Nunito" w:hAnsi="Nunito"/>
          <w:b/>
          <w:bCs/>
          <w:color w:val="273239"/>
          <w:spacing w:val="2"/>
          <w:sz w:val="26"/>
          <w:szCs w:val="26"/>
          <w:bdr w:val="none" w:sz="0" w:space="0" w:color="auto" w:frame="1"/>
        </w:rPr>
        <w:t>Object oriented programming –</w:t>
      </w:r>
      <w:r w:rsidRPr="00DE4D57">
        <w:rPr>
          <w:rFonts w:ascii="Nunito" w:hAnsi="Nunito"/>
          <w:color w:val="273239"/>
          <w:spacing w:val="2"/>
          <w:sz w:val="26"/>
          <w:szCs w:val="26"/>
          <w:bdr w:val="none" w:sz="0" w:space="0" w:color="auto" w:frame="1"/>
        </w:rPr>
        <w:t> </w:t>
      </w:r>
      <w:r w:rsidRPr="00DE4D57">
        <w:rPr>
          <w:rFonts w:ascii="Nunito" w:hAnsi="Nunito"/>
          <w:color w:val="273239"/>
          <w:spacing w:val="2"/>
          <w:sz w:val="26"/>
          <w:szCs w:val="26"/>
        </w:rPr>
        <w:br/>
      </w:r>
      <w:r w:rsidRPr="00DE4D57">
        <w:rPr>
          <w:rFonts w:ascii="Nunito" w:hAnsi="Nunito"/>
          <w:color w:val="273239"/>
          <w:spacing w:val="2"/>
          <w:sz w:val="26"/>
          <w:szCs w:val="26"/>
          <w:bdr w:val="none" w:sz="0" w:space="0" w:color="auto" w:frame="1"/>
        </w:rPr>
        <w:t xml:space="preserve">The program is written as a collection of classes and object which are meant for communication. The smallest and basic entity is </w:t>
      </w:r>
      <w:proofErr w:type="gramStart"/>
      <w:r w:rsidRPr="00DE4D57">
        <w:rPr>
          <w:rFonts w:ascii="Nunito" w:hAnsi="Nunito"/>
          <w:color w:val="273239"/>
          <w:spacing w:val="2"/>
          <w:sz w:val="26"/>
          <w:szCs w:val="26"/>
          <w:bdr w:val="none" w:sz="0" w:space="0" w:color="auto" w:frame="1"/>
        </w:rPr>
        <w:t>object</w:t>
      </w:r>
      <w:proofErr w:type="gramEnd"/>
      <w:r w:rsidRPr="00DE4D57">
        <w:rPr>
          <w:rFonts w:ascii="Nunito" w:hAnsi="Nunito"/>
          <w:color w:val="273239"/>
          <w:spacing w:val="2"/>
          <w:sz w:val="26"/>
          <w:szCs w:val="26"/>
          <w:bdr w:val="none" w:sz="0" w:space="0" w:color="auto" w:frame="1"/>
        </w:rPr>
        <w:t xml:space="preserve"> and all kind of computation is performed on the objects only. More emphasis is on data rather procedure. It can handle almost all kind of </w:t>
      </w:r>
      <w:proofErr w:type="gramStart"/>
      <w:r w:rsidRPr="00DE4D57">
        <w:rPr>
          <w:rFonts w:ascii="Nunito" w:hAnsi="Nunito"/>
          <w:color w:val="273239"/>
          <w:spacing w:val="2"/>
          <w:sz w:val="26"/>
          <w:szCs w:val="26"/>
          <w:bdr w:val="none" w:sz="0" w:space="0" w:color="auto" w:frame="1"/>
        </w:rPr>
        <w:t>real life</w:t>
      </w:r>
      <w:proofErr w:type="gramEnd"/>
      <w:r w:rsidRPr="00DE4D57">
        <w:rPr>
          <w:rFonts w:ascii="Nunito" w:hAnsi="Nunito"/>
          <w:color w:val="273239"/>
          <w:spacing w:val="2"/>
          <w:sz w:val="26"/>
          <w:szCs w:val="26"/>
          <w:bdr w:val="none" w:sz="0" w:space="0" w:color="auto" w:frame="1"/>
        </w:rPr>
        <w:t xml:space="preserve"> problems which are today in scenario.</w:t>
      </w:r>
    </w:p>
    <w:p w14:paraId="7C9F0361" w14:textId="77777777" w:rsidR="006A35D1" w:rsidRPr="006A35D1" w:rsidRDefault="006A35D1" w:rsidP="006A35D1">
      <w:pPr>
        <w:shd w:val="clear" w:color="auto" w:fill="FFFFFF"/>
        <w:textAlignment w:val="baseline"/>
        <w:rPr>
          <w:rFonts w:ascii="Nunito" w:hAnsi="Nunito"/>
          <w:color w:val="273239"/>
          <w:spacing w:val="2"/>
          <w:sz w:val="26"/>
          <w:szCs w:val="26"/>
        </w:rPr>
      </w:pPr>
      <w:r w:rsidRPr="006A35D1">
        <w:rPr>
          <w:rFonts w:ascii="Nunito" w:hAnsi="Nunito"/>
          <w:b/>
          <w:bCs/>
          <w:color w:val="273239"/>
          <w:spacing w:val="2"/>
          <w:sz w:val="26"/>
          <w:szCs w:val="26"/>
          <w:bdr w:val="none" w:sz="0" w:space="0" w:color="auto" w:frame="1"/>
        </w:rPr>
        <w:lastRenderedPageBreak/>
        <w:t>Advantages:</w:t>
      </w:r>
      <w:r w:rsidRPr="006A35D1">
        <w:rPr>
          <w:rFonts w:ascii="Nunito" w:hAnsi="Nunito"/>
          <w:color w:val="273239"/>
          <w:spacing w:val="2"/>
          <w:sz w:val="26"/>
          <w:szCs w:val="26"/>
          <w:bdr w:val="none" w:sz="0" w:space="0" w:color="auto" w:frame="1"/>
        </w:rPr>
        <w:t> </w:t>
      </w:r>
    </w:p>
    <w:p w14:paraId="7B519CC4" w14:textId="77777777" w:rsidR="006A35D1" w:rsidRPr="006A35D1" w:rsidRDefault="006A35D1" w:rsidP="001C75D1">
      <w:pPr>
        <w:numPr>
          <w:ilvl w:val="0"/>
          <w:numId w:val="8"/>
        </w:numPr>
        <w:shd w:val="clear" w:color="auto" w:fill="FFFFFF"/>
        <w:ind w:left="1080"/>
        <w:textAlignment w:val="baseline"/>
        <w:rPr>
          <w:rFonts w:ascii="Nunito" w:hAnsi="Nunito"/>
          <w:color w:val="273239"/>
          <w:spacing w:val="2"/>
          <w:sz w:val="26"/>
          <w:szCs w:val="26"/>
        </w:rPr>
      </w:pPr>
      <w:r w:rsidRPr="006A35D1">
        <w:rPr>
          <w:rFonts w:ascii="Nunito" w:hAnsi="Nunito"/>
          <w:color w:val="273239"/>
          <w:spacing w:val="2"/>
          <w:sz w:val="26"/>
          <w:szCs w:val="26"/>
          <w:bdr w:val="none" w:sz="0" w:space="0" w:color="auto" w:frame="1"/>
        </w:rPr>
        <w:t>Data security</w:t>
      </w:r>
    </w:p>
    <w:p w14:paraId="04F80737" w14:textId="77777777" w:rsidR="006A35D1" w:rsidRPr="006A35D1" w:rsidRDefault="006A35D1" w:rsidP="001C75D1">
      <w:pPr>
        <w:numPr>
          <w:ilvl w:val="0"/>
          <w:numId w:val="9"/>
        </w:numPr>
        <w:shd w:val="clear" w:color="auto" w:fill="FFFFFF"/>
        <w:ind w:left="1080"/>
        <w:textAlignment w:val="baseline"/>
        <w:rPr>
          <w:rFonts w:ascii="Nunito" w:hAnsi="Nunito"/>
          <w:color w:val="273239"/>
          <w:spacing w:val="2"/>
          <w:sz w:val="26"/>
          <w:szCs w:val="26"/>
        </w:rPr>
      </w:pPr>
      <w:r w:rsidRPr="006A35D1">
        <w:rPr>
          <w:rFonts w:ascii="Nunito" w:hAnsi="Nunito"/>
          <w:color w:val="273239"/>
          <w:spacing w:val="2"/>
          <w:sz w:val="26"/>
          <w:szCs w:val="26"/>
          <w:bdr w:val="none" w:sz="0" w:space="0" w:color="auto" w:frame="1"/>
        </w:rPr>
        <w:t>Inheritance</w:t>
      </w:r>
    </w:p>
    <w:p w14:paraId="3A396DC5" w14:textId="77777777" w:rsidR="006A35D1" w:rsidRPr="006A35D1" w:rsidRDefault="006A35D1" w:rsidP="001C75D1">
      <w:pPr>
        <w:numPr>
          <w:ilvl w:val="0"/>
          <w:numId w:val="10"/>
        </w:numPr>
        <w:shd w:val="clear" w:color="auto" w:fill="FFFFFF"/>
        <w:ind w:left="1080"/>
        <w:textAlignment w:val="baseline"/>
        <w:rPr>
          <w:rFonts w:ascii="Nunito" w:hAnsi="Nunito"/>
          <w:color w:val="273239"/>
          <w:spacing w:val="2"/>
          <w:sz w:val="26"/>
          <w:szCs w:val="26"/>
        </w:rPr>
      </w:pPr>
      <w:r w:rsidRPr="006A35D1">
        <w:rPr>
          <w:rFonts w:ascii="Nunito" w:hAnsi="Nunito"/>
          <w:color w:val="273239"/>
          <w:spacing w:val="2"/>
          <w:sz w:val="26"/>
          <w:szCs w:val="26"/>
          <w:bdr w:val="none" w:sz="0" w:space="0" w:color="auto" w:frame="1"/>
        </w:rPr>
        <w:t>Code reusability</w:t>
      </w:r>
    </w:p>
    <w:p w14:paraId="4834FF86" w14:textId="77777777" w:rsidR="006A35D1" w:rsidRPr="006A35D1" w:rsidRDefault="006A35D1" w:rsidP="001C75D1">
      <w:pPr>
        <w:numPr>
          <w:ilvl w:val="0"/>
          <w:numId w:val="11"/>
        </w:numPr>
        <w:shd w:val="clear" w:color="auto" w:fill="FFFFFF"/>
        <w:ind w:left="1080"/>
        <w:textAlignment w:val="baseline"/>
        <w:rPr>
          <w:rFonts w:ascii="Nunito" w:hAnsi="Nunito"/>
          <w:color w:val="273239"/>
          <w:spacing w:val="2"/>
          <w:sz w:val="26"/>
          <w:szCs w:val="26"/>
        </w:rPr>
      </w:pPr>
      <w:r w:rsidRPr="006A35D1">
        <w:rPr>
          <w:rFonts w:ascii="Nunito" w:hAnsi="Nunito"/>
          <w:color w:val="273239"/>
          <w:spacing w:val="2"/>
          <w:sz w:val="26"/>
          <w:szCs w:val="26"/>
          <w:bdr w:val="none" w:sz="0" w:space="0" w:color="auto" w:frame="1"/>
        </w:rPr>
        <w:t xml:space="preserve">Flexible and abstraction is also </w:t>
      </w:r>
      <w:proofErr w:type="gramStart"/>
      <w:r w:rsidRPr="006A35D1">
        <w:rPr>
          <w:rFonts w:ascii="Nunito" w:hAnsi="Nunito"/>
          <w:color w:val="273239"/>
          <w:spacing w:val="2"/>
          <w:sz w:val="26"/>
          <w:szCs w:val="26"/>
          <w:bdr w:val="none" w:sz="0" w:space="0" w:color="auto" w:frame="1"/>
        </w:rPr>
        <w:t>present</w:t>
      </w:r>
      <w:proofErr w:type="gramEnd"/>
    </w:p>
    <w:p w14:paraId="343B932B" w14:textId="77777777" w:rsidR="006A35D1" w:rsidRDefault="006A35D1" w:rsidP="006A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73239"/>
          <w:spacing w:val="2"/>
          <w:sz w:val="24"/>
          <w:szCs w:val="24"/>
          <w:bdr w:val="none" w:sz="0" w:space="0" w:color="auto" w:frame="1"/>
        </w:rPr>
      </w:pPr>
      <w:r w:rsidRPr="006A35D1">
        <w:rPr>
          <w:rFonts w:ascii="Consolas" w:hAnsi="Consolas" w:cs="Courier New"/>
          <w:color w:val="273239"/>
          <w:spacing w:val="2"/>
          <w:sz w:val="24"/>
          <w:szCs w:val="24"/>
          <w:bdr w:val="none" w:sz="0" w:space="0" w:color="auto" w:frame="1"/>
        </w:rPr>
        <w:t xml:space="preserve">Examples of </w:t>
      </w:r>
      <w:proofErr w:type="gramStart"/>
      <w:r w:rsidRPr="006A35D1">
        <w:rPr>
          <w:rFonts w:ascii="Consolas" w:hAnsi="Consolas" w:cs="Courier New"/>
          <w:b/>
          <w:bCs/>
          <w:color w:val="273239"/>
          <w:spacing w:val="2"/>
          <w:sz w:val="24"/>
          <w:szCs w:val="24"/>
          <w:bdr w:val="none" w:sz="0" w:space="0" w:color="auto" w:frame="1"/>
        </w:rPr>
        <w:t>Object Oriented</w:t>
      </w:r>
      <w:proofErr w:type="gramEnd"/>
      <w:r w:rsidRPr="006A35D1">
        <w:rPr>
          <w:rFonts w:ascii="Consolas" w:hAnsi="Consolas" w:cs="Courier New"/>
          <w:color w:val="273239"/>
          <w:spacing w:val="2"/>
          <w:sz w:val="24"/>
          <w:szCs w:val="24"/>
          <w:bdr w:val="none" w:sz="0" w:space="0" w:color="auto" w:frame="1"/>
        </w:rPr>
        <w:t xml:space="preserve"> programming paradigm:</w:t>
      </w:r>
      <w:r w:rsidRPr="006A35D1">
        <w:rPr>
          <w:rFonts w:ascii="Consolas" w:hAnsi="Consolas" w:cs="Courier New"/>
          <w:color w:val="273239"/>
          <w:spacing w:val="2"/>
          <w:sz w:val="24"/>
          <w:szCs w:val="24"/>
        </w:rPr>
        <w:br/>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Simula</w:t>
      </w:r>
      <w:r w:rsidRPr="006A35D1">
        <w:rPr>
          <w:rFonts w:ascii="Consolas" w:hAnsi="Consolas" w:cs="Courier New"/>
          <w:color w:val="273239"/>
          <w:spacing w:val="2"/>
          <w:sz w:val="24"/>
          <w:szCs w:val="24"/>
          <w:bdr w:val="none" w:sz="0" w:space="0" w:color="auto" w:frame="1"/>
        </w:rPr>
        <w:t xml:space="preserve"> : first OOP language</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Java</w:t>
      </w:r>
      <w:r w:rsidRPr="006A35D1">
        <w:rPr>
          <w:rFonts w:ascii="Consolas" w:hAnsi="Consolas" w:cs="Courier New"/>
          <w:color w:val="273239"/>
          <w:spacing w:val="2"/>
          <w:sz w:val="24"/>
          <w:szCs w:val="24"/>
          <w:bdr w:val="none" w:sz="0" w:space="0" w:color="auto" w:frame="1"/>
        </w:rPr>
        <w:t xml:space="preserve"> : developed by James Gosling at Sun Microsystems</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C++</w:t>
      </w:r>
      <w:r w:rsidRPr="006A35D1">
        <w:rPr>
          <w:rFonts w:ascii="Consolas" w:hAnsi="Consolas" w:cs="Courier New"/>
          <w:color w:val="273239"/>
          <w:spacing w:val="2"/>
          <w:sz w:val="24"/>
          <w:szCs w:val="24"/>
          <w:bdr w:val="none" w:sz="0" w:space="0" w:color="auto" w:frame="1"/>
        </w:rPr>
        <w:t xml:space="preserve"> : developed by Bjarne Stroustrup</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Objective-C</w:t>
      </w:r>
      <w:r w:rsidRPr="006A35D1">
        <w:rPr>
          <w:rFonts w:ascii="Consolas" w:hAnsi="Consolas" w:cs="Courier New"/>
          <w:color w:val="273239"/>
          <w:spacing w:val="2"/>
          <w:sz w:val="24"/>
          <w:szCs w:val="24"/>
          <w:bdr w:val="none" w:sz="0" w:space="0" w:color="auto" w:frame="1"/>
        </w:rPr>
        <w:t xml:space="preserve"> : designed by Brad Cox</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Visual Basic .NET</w:t>
      </w:r>
      <w:r w:rsidRPr="006A35D1">
        <w:rPr>
          <w:rFonts w:ascii="Consolas" w:hAnsi="Consolas" w:cs="Courier New"/>
          <w:color w:val="273239"/>
          <w:spacing w:val="2"/>
          <w:sz w:val="24"/>
          <w:szCs w:val="24"/>
          <w:bdr w:val="none" w:sz="0" w:space="0" w:color="auto" w:frame="1"/>
        </w:rPr>
        <w:t xml:space="preserve"> : developed by Microsoft</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Python</w:t>
      </w:r>
      <w:r w:rsidRPr="006A35D1">
        <w:rPr>
          <w:rFonts w:ascii="Consolas" w:hAnsi="Consolas" w:cs="Courier New"/>
          <w:color w:val="273239"/>
          <w:spacing w:val="2"/>
          <w:sz w:val="24"/>
          <w:szCs w:val="24"/>
          <w:bdr w:val="none" w:sz="0" w:space="0" w:color="auto" w:frame="1"/>
        </w:rPr>
        <w:t xml:space="preserve"> : developed by Guido van Rossum</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Ruby</w:t>
      </w:r>
      <w:r w:rsidRPr="006A35D1">
        <w:rPr>
          <w:rFonts w:ascii="Consolas" w:hAnsi="Consolas" w:cs="Courier New"/>
          <w:color w:val="273239"/>
          <w:spacing w:val="2"/>
          <w:sz w:val="24"/>
          <w:szCs w:val="24"/>
          <w:bdr w:val="none" w:sz="0" w:space="0" w:color="auto" w:frame="1"/>
        </w:rPr>
        <w:t xml:space="preserve"> : developed by Yukihiro Matsumoto </w:t>
      </w:r>
      <w:r w:rsidRPr="006A35D1">
        <w:rPr>
          <w:rFonts w:ascii="Consolas" w:hAnsi="Consolas" w:cs="Courier New"/>
          <w:color w:val="273239"/>
          <w:spacing w:val="2"/>
          <w:sz w:val="24"/>
          <w:szCs w:val="24"/>
        </w:rPr>
        <w:br/>
      </w:r>
      <w:r w:rsidRPr="006A35D1">
        <w:rPr>
          <w:rFonts w:ascii="Consolas" w:hAnsi="Consolas" w:cs="Courier New"/>
          <w:b/>
          <w:bCs/>
          <w:color w:val="273239"/>
          <w:spacing w:val="2"/>
          <w:sz w:val="24"/>
          <w:szCs w:val="24"/>
          <w:bdr w:val="none" w:sz="0" w:space="0" w:color="auto" w:frame="1"/>
        </w:rPr>
        <w:t>Smalltalk</w:t>
      </w:r>
      <w:r w:rsidRPr="006A35D1">
        <w:rPr>
          <w:rFonts w:ascii="Consolas" w:hAnsi="Consolas" w:cs="Courier New"/>
          <w:color w:val="273239"/>
          <w:spacing w:val="2"/>
          <w:sz w:val="24"/>
          <w:szCs w:val="24"/>
          <w:bdr w:val="none" w:sz="0" w:space="0" w:color="auto" w:frame="1"/>
        </w:rPr>
        <w:t xml:space="preserve"> : developed by Alan Kay, Dan Ingalls, Adele Goldberg </w:t>
      </w:r>
    </w:p>
    <w:p w14:paraId="12C7A99D" w14:textId="77777777" w:rsidR="005B4E24" w:rsidRDefault="005B4E24" w:rsidP="006A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73239"/>
          <w:spacing w:val="2"/>
          <w:sz w:val="24"/>
          <w:szCs w:val="24"/>
          <w:bdr w:val="none" w:sz="0" w:space="0" w:color="auto" w:frame="1"/>
        </w:rPr>
      </w:pPr>
    </w:p>
    <w:p w14:paraId="2F8088C5" w14:textId="77777777" w:rsidR="007B2173" w:rsidRPr="007B2173" w:rsidRDefault="007B2173" w:rsidP="007B2173">
      <w:pPr>
        <w:shd w:val="clear" w:color="auto" w:fill="FFFFFF"/>
        <w:textAlignment w:val="baseline"/>
        <w:rPr>
          <w:rFonts w:ascii="Nunito" w:hAnsi="Nunito"/>
          <w:color w:val="273239"/>
          <w:spacing w:val="2"/>
          <w:sz w:val="26"/>
          <w:szCs w:val="26"/>
        </w:rPr>
      </w:pPr>
      <w:r w:rsidRPr="007B2173">
        <w:rPr>
          <w:rFonts w:ascii="Nunito" w:hAnsi="Nunito"/>
          <w:b/>
          <w:bCs/>
          <w:color w:val="273239"/>
          <w:spacing w:val="2"/>
          <w:sz w:val="26"/>
          <w:szCs w:val="26"/>
          <w:bdr w:val="none" w:sz="0" w:space="0" w:color="auto" w:frame="1"/>
        </w:rPr>
        <w:t>2. Declarative programming paradigm:</w:t>
      </w:r>
      <w:r w:rsidRPr="007B2173">
        <w:rPr>
          <w:rFonts w:ascii="Nunito" w:hAnsi="Nunito"/>
          <w:color w:val="273239"/>
          <w:spacing w:val="2"/>
          <w:sz w:val="26"/>
          <w:szCs w:val="26"/>
          <w:bdr w:val="none" w:sz="0" w:space="0" w:color="auto" w:frame="1"/>
        </w:rPr>
        <w:t> </w:t>
      </w:r>
      <w:r w:rsidRPr="007B2173">
        <w:rPr>
          <w:rFonts w:ascii="Nunito" w:hAnsi="Nunito"/>
          <w:color w:val="273239"/>
          <w:spacing w:val="2"/>
          <w:sz w:val="26"/>
          <w:szCs w:val="26"/>
        </w:rPr>
        <w:br/>
      </w:r>
      <w:r w:rsidRPr="007B2173">
        <w:rPr>
          <w:rFonts w:ascii="Nunito" w:hAnsi="Nunito"/>
          <w:color w:val="273239"/>
          <w:spacing w:val="2"/>
          <w:sz w:val="26"/>
          <w:szCs w:val="26"/>
          <w:bdr w:val="none" w:sz="0" w:space="0" w:color="auto" w:frame="1"/>
        </w:rPr>
        <w:t>It is divided as Logic, Functional, Database. In computer science the </w:t>
      </w:r>
      <w:r w:rsidRPr="007B2173">
        <w:rPr>
          <w:rFonts w:ascii="Nunito" w:hAnsi="Nunito"/>
          <w:i/>
          <w:iCs/>
          <w:color w:val="273239"/>
          <w:spacing w:val="2"/>
          <w:sz w:val="26"/>
          <w:szCs w:val="26"/>
          <w:bdr w:val="none" w:sz="0" w:space="0" w:color="auto" w:frame="1"/>
        </w:rPr>
        <w:t>declarative programming</w:t>
      </w:r>
      <w:r w:rsidRPr="007B2173">
        <w:rPr>
          <w:rFonts w:ascii="Nunito" w:hAnsi="Nunito"/>
          <w:color w:val="273239"/>
          <w:spacing w:val="2"/>
          <w:sz w:val="26"/>
          <w:szCs w:val="26"/>
          <w:bdr w:val="none" w:sz="0" w:space="0" w:color="auto" w:frame="1"/>
        </w:rPr>
        <w:t xml:space="preserve"> is a style of building programs that expresses logic of computation without talking about its control flow. It often considers programs as theories of some </w:t>
      </w:r>
      <w:proofErr w:type="spellStart"/>
      <w:r w:rsidRPr="007B2173">
        <w:rPr>
          <w:rFonts w:ascii="Nunito" w:hAnsi="Nunito"/>
          <w:color w:val="273239"/>
          <w:spacing w:val="2"/>
          <w:sz w:val="26"/>
          <w:szCs w:val="26"/>
          <w:bdr w:val="none" w:sz="0" w:space="0" w:color="auto" w:frame="1"/>
        </w:rPr>
        <w:t>logic.It</w:t>
      </w:r>
      <w:proofErr w:type="spellEnd"/>
      <w:r w:rsidRPr="007B2173">
        <w:rPr>
          <w:rFonts w:ascii="Nunito" w:hAnsi="Nunito"/>
          <w:color w:val="273239"/>
          <w:spacing w:val="2"/>
          <w:sz w:val="26"/>
          <w:szCs w:val="26"/>
          <w:bdr w:val="none" w:sz="0" w:space="0" w:color="auto" w:frame="1"/>
        </w:rPr>
        <w:t xml:space="preserve"> may simplify writing parallel programs. The focus is on what needs to be done rather how it should be done basically emphasize on what code is </w:t>
      </w:r>
      <w:proofErr w:type="gramStart"/>
      <w:r w:rsidRPr="007B2173">
        <w:rPr>
          <w:rFonts w:ascii="Nunito" w:hAnsi="Nunito"/>
          <w:color w:val="273239"/>
          <w:spacing w:val="2"/>
          <w:sz w:val="26"/>
          <w:szCs w:val="26"/>
          <w:bdr w:val="none" w:sz="0" w:space="0" w:color="auto" w:frame="1"/>
        </w:rPr>
        <w:t>actually doing</w:t>
      </w:r>
      <w:proofErr w:type="gramEnd"/>
      <w:r w:rsidRPr="007B2173">
        <w:rPr>
          <w:rFonts w:ascii="Nunito" w:hAnsi="Nunito"/>
          <w:color w:val="273239"/>
          <w:spacing w:val="2"/>
          <w:sz w:val="26"/>
          <w:szCs w:val="26"/>
          <w:bdr w:val="none" w:sz="0" w:space="0" w:color="auto" w:frame="1"/>
        </w:rPr>
        <w:t xml:space="preserve">. It just declares the result we want rather how it has </w:t>
      </w:r>
      <w:proofErr w:type="gramStart"/>
      <w:r w:rsidRPr="007B2173">
        <w:rPr>
          <w:rFonts w:ascii="Nunito" w:hAnsi="Nunito"/>
          <w:color w:val="273239"/>
          <w:spacing w:val="2"/>
          <w:sz w:val="26"/>
          <w:szCs w:val="26"/>
          <w:bdr w:val="none" w:sz="0" w:space="0" w:color="auto" w:frame="1"/>
        </w:rPr>
        <w:t>be</w:t>
      </w:r>
      <w:proofErr w:type="gramEnd"/>
      <w:r w:rsidRPr="007B2173">
        <w:rPr>
          <w:rFonts w:ascii="Nunito" w:hAnsi="Nunito"/>
          <w:color w:val="273239"/>
          <w:spacing w:val="2"/>
          <w:sz w:val="26"/>
          <w:szCs w:val="26"/>
          <w:bdr w:val="none" w:sz="0" w:space="0" w:color="auto" w:frame="1"/>
        </w:rPr>
        <w:t xml:space="preserve"> produced. This is the only difference between imperative (how to do) and declarative (what to do) programming paradigms. Getting into deeper we would see logic, functional and database.</w:t>
      </w:r>
    </w:p>
    <w:p w14:paraId="710BB1C0" w14:textId="77777777" w:rsidR="007B2173" w:rsidRPr="007B2173" w:rsidRDefault="007B2173" w:rsidP="001C75D1">
      <w:pPr>
        <w:numPr>
          <w:ilvl w:val="0"/>
          <w:numId w:val="12"/>
        </w:numPr>
        <w:shd w:val="clear" w:color="auto" w:fill="FFFFFF"/>
        <w:ind w:left="1080"/>
        <w:textAlignment w:val="baseline"/>
        <w:rPr>
          <w:rFonts w:ascii="Nunito" w:hAnsi="Nunito"/>
          <w:color w:val="273239"/>
          <w:spacing w:val="2"/>
          <w:sz w:val="26"/>
          <w:szCs w:val="26"/>
        </w:rPr>
      </w:pPr>
      <w:r w:rsidRPr="007B2173">
        <w:rPr>
          <w:rFonts w:ascii="Nunito" w:hAnsi="Nunito"/>
          <w:b/>
          <w:bCs/>
          <w:color w:val="273239"/>
          <w:spacing w:val="2"/>
          <w:sz w:val="26"/>
          <w:szCs w:val="26"/>
          <w:bdr w:val="none" w:sz="0" w:space="0" w:color="auto" w:frame="1"/>
        </w:rPr>
        <w:t>Logic programming paradigms –</w:t>
      </w:r>
      <w:r w:rsidRPr="007B2173">
        <w:rPr>
          <w:rFonts w:ascii="Nunito" w:hAnsi="Nunito"/>
          <w:color w:val="273239"/>
          <w:spacing w:val="2"/>
          <w:sz w:val="26"/>
          <w:szCs w:val="26"/>
          <w:bdr w:val="none" w:sz="0" w:space="0" w:color="auto" w:frame="1"/>
        </w:rPr>
        <w:t> </w:t>
      </w:r>
      <w:r w:rsidRPr="007B2173">
        <w:rPr>
          <w:rFonts w:ascii="Nunito" w:hAnsi="Nunito"/>
          <w:color w:val="273239"/>
          <w:spacing w:val="2"/>
          <w:sz w:val="26"/>
          <w:szCs w:val="26"/>
        </w:rPr>
        <w:br/>
      </w:r>
      <w:r w:rsidRPr="007B2173">
        <w:rPr>
          <w:rFonts w:ascii="Nunito" w:hAnsi="Nunito"/>
          <w:color w:val="273239"/>
          <w:spacing w:val="2"/>
          <w:sz w:val="26"/>
          <w:szCs w:val="26"/>
          <w:bdr w:val="none" w:sz="0" w:space="0" w:color="auto" w:frame="1"/>
        </w:rPr>
        <w:t xml:space="preserve">It can be termed as abstract model of computation. It would solve logical problems like puzzles, series etc. In logic programming we have a knowledge base which we know before and along with the question and knowledge </w:t>
      </w:r>
      <w:proofErr w:type="gramStart"/>
      <w:r w:rsidRPr="007B2173">
        <w:rPr>
          <w:rFonts w:ascii="Nunito" w:hAnsi="Nunito"/>
          <w:color w:val="273239"/>
          <w:spacing w:val="2"/>
          <w:sz w:val="26"/>
          <w:szCs w:val="26"/>
          <w:bdr w:val="none" w:sz="0" w:space="0" w:color="auto" w:frame="1"/>
        </w:rPr>
        <w:t>base</w:t>
      </w:r>
      <w:proofErr w:type="gramEnd"/>
      <w:r w:rsidRPr="007B2173">
        <w:rPr>
          <w:rFonts w:ascii="Nunito" w:hAnsi="Nunito"/>
          <w:color w:val="273239"/>
          <w:spacing w:val="2"/>
          <w:sz w:val="26"/>
          <w:szCs w:val="26"/>
          <w:bdr w:val="none" w:sz="0" w:space="0" w:color="auto" w:frame="1"/>
        </w:rPr>
        <w:t xml:space="preserve"> which is given to machine, it produces result. In normal programming languages, such concept of knowledge base is not available but while using the concept of artificial intelligence, machine learning we have some models like Perception model which is using the same mechanism. </w:t>
      </w:r>
      <w:r w:rsidRPr="007B2173">
        <w:rPr>
          <w:rFonts w:ascii="Nunito" w:hAnsi="Nunito"/>
          <w:color w:val="273239"/>
          <w:spacing w:val="2"/>
          <w:sz w:val="26"/>
          <w:szCs w:val="26"/>
        </w:rPr>
        <w:br/>
      </w:r>
      <w:r w:rsidRPr="007B2173">
        <w:rPr>
          <w:rFonts w:ascii="Nunito" w:hAnsi="Nunito"/>
          <w:color w:val="273239"/>
          <w:spacing w:val="2"/>
          <w:sz w:val="26"/>
          <w:szCs w:val="26"/>
          <w:bdr w:val="none" w:sz="0" w:space="0" w:color="auto" w:frame="1"/>
        </w:rPr>
        <w:t xml:space="preserve">In logical programming the main emphasize is on knowledge base and the problem. The execution of the program is very much like proof of mathematical statement, e.g., </w:t>
      </w:r>
      <w:proofErr w:type="gramStart"/>
      <w:r w:rsidRPr="007B2173">
        <w:rPr>
          <w:rFonts w:ascii="Nunito" w:hAnsi="Nunito"/>
          <w:color w:val="273239"/>
          <w:spacing w:val="2"/>
          <w:sz w:val="26"/>
          <w:szCs w:val="26"/>
          <w:bdr w:val="none" w:sz="0" w:space="0" w:color="auto" w:frame="1"/>
        </w:rPr>
        <w:t>Prolog</w:t>
      </w:r>
      <w:proofErr w:type="gramEnd"/>
    </w:p>
    <w:p w14:paraId="142F249F" w14:textId="77777777" w:rsidR="005B4E24" w:rsidRDefault="005B4E24" w:rsidP="006A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73239"/>
          <w:spacing w:val="2"/>
          <w:sz w:val="24"/>
          <w:szCs w:val="24"/>
        </w:rPr>
      </w:pPr>
    </w:p>
    <w:p w14:paraId="32B6983F" w14:textId="77777777" w:rsidR="00B14195" w:rsidRPr="00712CA6" w:rsidRDefault="00B14195" w:rsidP="00474D3C">
      <w:pPr>
        <w:pStyle w:val="c13"/>
        <w:ind w:left="3600"/>
        <w:rPr>
          <w:rFonts w:ascii="Arial" w:hAnsi="Arial" w:cs="Arial"/>
          <w:b/>
          <w:bCs/>
          <w:color w:val="000000"/>
          <w:sz w:val="22"/>
          <w:szCs w:val="22"/>
        </w:rPr>
      </w:pPr>
      <w:r w:rsidRPr="00712CA6">
        <w:rPr>
          <w:rStyle w:val="c0"/>
          <w:rFonts w:ascii="Arial" w:hAnsi="Arial" w:cs="Arial"/>
          <w:b/>
          <w:bCs/>
          <w:color w:val="000000"/>
          <w:highlight w:val="yellow"/>
        </w:rPr>
        <w:t>Evolution of programming languages</w:t>
      </w:r>
    </w:p>
    <w:p w14:paraId="21FB7E62"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Object oriented languages did not come on their own but were inspired by the need felt while using imperative languages.</w:t>
      </w:r>
    </w:p>
    <w:p w14:paraId="482C32BE"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lastRenderedPageBreak/>
        <w:t xml:space="preserve">Non-OOP languages are mother of almost all programing languages. ALGOL(1960) is mother of almost all imperative languages like C while  LISP and SIMULA(1967) (used for simulation) are for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programing languages like </w:t>
      </w:r>
      <w:proofErr w:type="spellStart"/>
      <w:r w:rsidRPr="00474D3C">
        <w:rPr>
          <w:rFonts w:ascii="Nunito" w:hAnsi="Nunito"/>
          <w:color w:val="273239"/>
          <w:spacing w:val="2"/>
          <w:sz w:val="26"/>
          <w:szCs w:val="26"/>
          <w:bdr w:val="none" w:sz="0" w:space="0" w:color="auto" w:frame="1"/>
        </w:rPr>
        <w:t>SmallTalk</w:t>
      </w:r>
      <w:proofErr w:type="spellEnd"/>
      <w:r w:rsidRPr="00474D3C">
        <w:rPr>
          <w:rFonts w:ascii="Nunito" w:hAnsi="Nunito"/>
          <w:color w:val="273239"/>
          <w:spacing w:val="2"/>
          <w:sz w:val="26"/>
          <w:szCs w:val="26"/>
          <w:bdr w:val="none" w:sz="0" w:space="0" w:color="auto" w:frame="1"/>
        </w:rPr>
        <w:t>.</w:t>
      </w:r>
    </w:p>
    <w:p w14:paraId="62A38541"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proofErr w:type="spellStart"/>
      <w:r w:rsidRPr="00474D3C">
        <w:rPr>
          <w:rFonts w:ascii="Nunito" w:hAnsi="Nunito"/>
          <w:color w:val="273239"/>
          <w:spacing w:val="2"/>
          <w:sz w:val="26"/>
          <w:szCs w:val="26"/>
          <w:bdr w:val="none" w:sz="0" w:space="0" w:color="auto" w:frame="1"/>
        </w:rPr>
        <w:t>SmallTalk</w:t>
      </w:r>
      <w:proofErr w:type="spellEnd"/>
      <w:r w:rsidRPr="00474D3C">
        <w:rPr>
          <w:rFonts w:ascii="Nunito" w:hAnsi="Nunito"/>
          <w:color w:val="273239"/>
          <w:spacing w:val="2"/>
          <w:sz w:val="26"/>
          <w:szCs w:val="26"/>
          <w:bdr w:val="none" w:sz="0" w:space="0" w:color="auto" w:frame="1"/>
        </w:rPr>
        <w:t xml:space="preserve">(1969) is pure OOPL. It is not used for building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systems but for research and development of object oriented languages.</w:t>
      </w:r>
    </w:p>
    <w:p w14:paraId="363BED79"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Then came imperative languages like Modula, </w:t>
      </w:r>
      <w:proofErr w:type="gramStart"/>
      <w:r w:rsidRPr="00474D3C">
        <w:rPr>
          <w:rFonts w:ascii="Nunito" w:hAnsi="Nunito"/>
          <w:color w:val="273239"/>
          <w:spacing w:val="2"/>
          <w:sz w:val="26"/>
          <w:szCs w:val="26"/>
          <w:bdr w:val="none" w:sz="0" w:space="0" w:color="auto" w:frame="1"/>
        </w:rPr>
        <w:t>Pascal</w:t>
      </w:r>
      <w:proofErr w:type="gramEnd"/>
      <w:r w:rsidRPr="00474D3C">
        <w:rPr>
          <w:rFonts w:ascii="Nunito" w:hAnsi="Nunito"/>
          <w:color w:val="273239"/>
          <w:spacing w:val="2"/>
          <w:sz w:val="26"/>
          <w:szCs w:val="26"/>
          <w:bdr w:val="none" w:sz="0" w:space="0" w:color="auto" w:frame="1"/>
        </w:rPr>
        <w:t xml:space="preserve"> and C while functional languages like Haskell (pure) and ML(impure)</w:t>
      </w:r>
    </w:p>
    <w:p w14:paraId="34121326"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proofErr w:type="spellStart"/>
      <w:r w:rsidRPr="00474D3C">
        <w:rPr>
          <w:rFonts w:ascii="Nunito" w:hAnsi="Nunito"/>
          <w:color w:val="273239"/>
          <w:spacing w:val="2"/>
          <w:sz w:val="26"/>
          <w:szCs w:val="26"/>
          <w:bdr w:val="none" w:sz="0" w:space="0" w:color="auto" w:frame="1"/>
        </w:rPr>
        <w:t>Clu</w:t>
      </w:r>
      <w:proofErr w:type="spellEnd"/>
      <w:r w:rsidRPr="00474D3C">
        <w:rPr>
          <w:rFonts w:ascii="Nunito" w:hAnsi="Nunito"/>
          <w:color w:val="273239"/>
          <w:spacing w:val="2"/>
          <w:sz w:val="26"/>
          <w:szCs w:val="26"/>
          <w:bdr w:val="none" w:sz="0" w:space="0" w:color="auto" w:frame="1"/>
        </w:rPr>
        <w:t xml:space="preserve">(1970) and Ada are based on Abstract data </w:t>
      </w:r>
      <w:proofErr w:type="gramStart"/>
      <w:r w:rsidRPr="00474D3C">
        <w:rPr>
          <w:rFonts w:ascii="Nunito" w:hAnsi="Nunito"/>
          <w:color w:val="273239"/>
          <w:spacing w:val="2"/>
          <w:sz w:val="26"/>
          <w:szCs w:val="26"/>
          <w:bdr w:val="none" w:sz="0" w:space="0" w:color="auto" w:frame="1"/>
        </w:rPr>
        <w:t>type</w:t>
      </w:r>
      <w:proofErr w:type="gramEnd"/>
    </w:p>
    <w:p w14:paraId="34756AA1" w14:textId="77777777" w:rsidR="00B14195" w:rsidRPr="00474D3C" w:rsidRDefault="00B14195" w:rsidP="001C75D1">
      <w:pPr>
        <w:pStyle w:val="c3"/>
        <w:numPr>
          <w:ilvl w:val="0"/>
          <w:numId w:val="13"/>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Then came C with classes(1980) that evolved to first widely used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language C++. </w:t>
      </w:r>
      <w:proofErr w:type="spellStart"/>
      <w:r w:rsidRPr="00474D3C">
        <w:rPr>
          <w:rFonts w:ascii="Nunito" w:hAnsi="Nunito"/>
          <w:color w:val="273239"/>
          <w:spacing w:val="2"/>
          <w:sz w:val="26"/>
          <w:szCs w:val="26"/>
          <w:bdr w:val="none" w:sz="0" w:space="0" w:color="auto" w:frame="1"/>
        </w:rPr>
        <w:t>Cfont</w:t>
      </w:r>
      <w:proofErr w:type="spellEnd"/>
      <w:r w:rsidRPr="00474D3C">
        <w:rPr>
          <w:rFonts w:ascii="Nunito" w:hAnsi="Nunito"/>
          <w:color w:val="273239"/>
          <w:spacing w:val="2"/>
          <w:sz w:val="26"/>
          <w:szCs w:val="26"/>
          <w:bdr w:val="none" w:sz="0" w:space="0" w:color="auto" w:frame="1"/>
        </w:rPr>
        <w:t xml:space="preserve"> preprocessor was used to convert the C++ code to C code. Thus compiled the C++ code using C compiler and </w:t>
      </w:r>
      <w:proofErr w:type="spellStart"/>
      <w:r w:rsidRPr="00474D3C">
        <w:rPr>
          <w:rFonts w:ascii="Nunito" w:hAnsi="Nunito"/>
          <w:color w:val="273239"/>
          <w:spacing w:val="2"/>
          <w:sz w:val="26"/>
          <w:szCs w:val="26"/>
          <w:bdr w:val="none" w:sz="0" w:space="0" w:color="auto" w:frame="1"/>
        </w:rPr>
        <w:t>Cfont</w:t>
      </w:r>
      <w:proofErr w:type="spellEnd"/>
      <w:r w:rsidRPr="00474D3C">
        <w:rPr>
          <w:rFonts w:ascii="Nunito" w:hAnsi="Nunito"/>
          <w:color w:val="273239"/>
          <w:spacing w:val="2"/>
          <w:sz w:val="26"/>
          <w:szCs w:val="26"/>
          <w:bdr w:val="none" w:sz="0" w:space="0" w:color="auto" w:frame="1"/>
        </w:rPr>
        <w:t>. This is called as bootstrapping.</w:t>
      </w:r>
    </w:p>
    <w:p w14:paraId="17886374" w14:textId="20318EF2" w:rsidR="00B14195" w:rsidRPr="0077486B" w:rsidRDefault="00B14195" w:rsidP="00B14195">
      <w:pPr>
        <w:pStyle w:val="c9"/>
        <w:spacing w:before="0" w:beforeAutospacing="0" w:after="0" w:afterAutospacing="0"/>
        <w:jc w:val="center"/>
        <w:rPr>
          <w:rFonts w:ascii="Nunito" w:hAnsi="Nunito"/>
          <w:b/>
          <w:bCs/>
          <w:color w:val="273239"/>
          <w:spacing w:val="2"/>
          <w:sz w:val="32"/>
          <w:szCs w:val="32"/>
          <w:bdr w:val="none" w:sz="0" w:space="0" w:color="auto" w:frame="1"/>
        </w:rPr>
      </w:pPr>
      <w:r w:rsidRPr="0077486B">
        <w:rPr>
          <w:rFonts w:ascii="Nunito" w:hAnsi="Nunito"/>
          <w:b/>
          <w:bCs/>
          <w:color w:val="273239"/>
          <w:spacing w:val="2"/>
          <w:sz w:val="32"/>
          <w:szCs w:val="32"/>
          <w:highlight w:val="lightGray"/>
          <w:bdr w:val="none" w:sz="0" w:space="0" w:color="auto" w:frame="1"/>
        </w:rPr>
        <w:t>Evolution of OOP</w:t>
      </w:r>
    </w:p>
    <w:p w14:paraId="665C1F1F" w14:textId="77777777" w:rsidR="00B14195" w:rsidRPr="00474D3C" w:rsidRDefault="00B14195" w:rsidP="001C75D1">
      <w:pPr>
        <w:pStyle w:val="c13"/>
        <w:numPr>
          <w:ilvl w:val="0"/>
          <w:numId w:val="14"/>
        </w:numPr>
        <w:ind w:left="1440"/>
        <w:rPr>
          <w:rFonts w:ascii="Nunito" w:hAnsi="Nunito"/>
          <w:color w:val="273239"/>
          <w:spacing w:val="2"/>
          <w:sz w:val="26"/>
          <w:szCs w:val="26"/>
          <w:bdr w:val="none" w:sz="0" w:space="0" w:color="auto" w:frame="1"/>
        </w:rPr>
      </w:pPr>
      <w:proofErr w:type="spellStart"/>
      <w:r w:rsidRPr="00474D3C">
        <w:rPr>
          <w:rFonts w:ascii="Nunito" w:hAnsi="Nunito"/>
          <w:color w:val="273239"/>
          <w:spacing w:val="2"/>
          <w:sz w:val="26"/>
          <w:szCs w:val="26"/>
          <w:bdr w:val="none" w:sz="0" w:space="0" w:color="auto" w:frame="1"/>
        </w:rPr>
        <w:t>Cfont</w:t>
      </w:r>
      <w:proofErr w:type="spellEnd"/>
      <w:r w:rsidRPr="00474D3C">
        <w:rPr>
          <w:rFonts w:ascii="Nunito" w:hAnsi="Nunito"/>
          <w:color w:val="273239"/>
          <w:spacing w:val="2"/>
          <w:sz w:val="26"/>
          <w:szCs w:val="26"/>
          <w:bdr w:val="none" w:sz="0" w:space="0" w:color="auto" w:frame="1"/>
        </w:rPr>
        <w:t xml:space="preserve"> converts C++ program to C program which is compiled using C compiler. It behaves like a preprocessor and not like compiler or translator.</w:t>
      </w:r>
    </w:p>
    <w:p w14:paraId="7722DB20" w14:textId="77777777" w:rsidR="00B14195" w:rsidRPr="00474D3C" w:rsidRDefault="00B14195" w:rsidP="001C75D1">
      <w:pPr>
        <w:pStyle w:val="c13"/>
        <w:numPr>
          <w:ilvl w:val="0"/>
          <w:numId w:val="14"/>
        </w:numPr>
        <w:ind w:left="144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What is the difference between preprocessor and compiler ?</w:t>
      </w:r>
    </w:p>
    <w:p w14:paraId="0F3D45ED" w14:textId="77777777" w:rsidR="00B14195" w:rsidRPr="00474D3C" w:rsidRDefault="00B14195" w:rsidP="001C75D1">
      <w:pPr>
        <w:pStyle w:val="c3"/>
        <w:numPr>
          <w:ilvl w:val="0"/>
          <w:numId w:val="15"/>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Preprocessor : It converts one high level language to another </w:t>
      </w:r>
      <w:proofErr w:type="gramStart"/>
      <w:r w:rsidRPr="00474D3C">
        <w:rPr>
          <w:rFonts w:ascii="Nunito" w:hAnsi="Nunito"/>
          <w:color w:val="273239"/>
          <w:spacing w:val="2"/>
          <w:sz w:val="26"/>
          <w:szCs w:val="26"/>
          <w:bdr w:val="none" w:sz="0" w:space="0" w:color="auto" w:frame="1"/>
        </w:rPr>
        <w:t>high level</w:t>
      </w:r>
      <w:proofErr w:type="gramEnd"/>
      <w:r w:rsidRPr="00474D3C">
        <w:rPr>
          <w:rFonts w:ascii="Nunito" w:hAnsi="Nunito"/>
          <w:color w:val="273239"/>
          <w:spacing w:val="2"/>
          <w:sz w:val="26"/>
          <w:szCs w:val="26"/>
          <w:bdr w:val="none" w:sz="0" w:space="0" w:color="auto" w:frame="1"/>
        </w:rPr>
        <w:t xml:space="preserve"> language. e.g. C preprocessor, it processes anything starting with preprocessor directive ‘#’ like macros defined using #define.</w:t>
      </w:r>
    </w:p>
    <w:p w14:paraId="3CB04CC5" w14:textId="77777777" w:rsidR="00B14195" w:rsidRPr="00474D3C" w:rsidRDefault="00B14195" w:rsidP="001C75D1">
      <w:pPr>
        <w:pStyle w:val="c5"/>
        <w:numPr>
          <w:ilvl w:val="0"/>
          <w:numId w:val="16"/>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It does only text substitution</w:t>
      </w:r>
    </w:p>
    <w:p w14:paraId="527DF9D5" w14:textId="77777777" w:rsidR="00B14195" w:rsidRPr="00474D3C" w:rsidRDefault="00B14195" w:rsidP="001C75D1">
      <w:pPr>
        <w:pStyle w:val="c5"/>
        <w:numPr>
          <w:ilvl w:val="0"/>
          <w:numId w:val="16"/>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May lead to </w:t>
      </w:r>
      <w:proofErr w:type="gramStart"/>
      <w:r w:rsidRPr="00474D3C">
        <w:rPr>
          <w:rFonts w:ascii="Nunito" w:hAnsi="Nunito"/>
          <w:color w:val="273239"/>
          <w:spacing w:val="2"/>
          <w:sz w:val="26"/>
          <w:szCs w:val="26"/>
          <w:bdr w:val="none" w:sz="0" w:space="0" w:color="auto" w:frame="1"/>
        </w:rPr>
        <w:t>errors</w:t>
      </w:r>
      <w:proofErr w:type="gramEnd"/>
    </w:p>
    <w:p w14:paraId="45E6392B" w14:textId="77777777" w:rsidR="00B14195" w:rsidRPr="00474D3C" w:rsidRDefault="00B14195" w:rsidP="001C75D1">
      <w:pPr>
        <w:pStyle w:val="c3"/>
        <w:numPr>
          <w:ilvl w:val="0"/>
          <w:numId w:val="17"/>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Compiler /Translator : It converts a </w:t>
      </w:r>
      <w:proofErr w:type="gramStart"/>
      <w:r w:rsidRPr="00474D3C">
        <w:rPr>
          <w:rFonts w:ascii="Nunito" w:hAnsi="Nunito"/>
          <w:color w:val="273239"/>
          <w:spacing w:val="2"/>
          <w:sz w:val="26"/>
          <w:szCs w:val="26"/>
          <w:bdr w:val="none" w:sz="0" w:space="0" w:color="auto" w:frame="1"/>
        </w:rPr>
        <w:t>high level</w:t>
      </w:r>
      <w:proofErr w:type="gramEnd"/>
      <w:r w:rsidRPr="00474D3C">
        <w:rPr>
          <w:rFonts w:ascii="Nunito" w:hAnsi="Nunito"/>
          <w:color w:val="273239"/>
          <w:spacing w:val="2"/>
          <w:sz w:val="26"/>
          <w:szCs w:val="26"/>
          <w:bdr w:val="none" w:sz="0" w:space="0" w:color="auto" w:frame="1"/>
        </w:rPr>
        <w:t xml:space="preserve"> language to a low level language that is more closer to the machine.</w:t>
      </w:r>
    </w:p>
    <w:p w14:paraId="2C2C09D4" w14:textId="77777777" w:rsidR="00B14195" w:rsidRPr="00474D3C" w:rsidRDefault="00B14195" w:rsidP="001C75D1">
      <w:pPr>
        <w:pStyle w:val="c5"/>
        <w:numPr>
          <w:ilvl w:val="0"/>
          <w:numId w:val="18"/>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It requires language with proper </w:t>
      </w:r>
      <w:proofErr w:type="gramStart"/>
      <w:r w:rsidRPr="00474D3C">
        <w:rPr>
          <w:rFonts w:ascii="Nunito" w:hAnsi="Nunito"/>
          <w:color w:val="273239"/>
          <w:spacing w:val="2"/>
          <w:sz w:val="26"/>
          <w:szCs w:val="26"/>
          <w:bdr w:val="none" w:sz="0" w:space="0" w:color="auto" w:frame="1"/>
        </w:rPr>
        <w:t>grammar</w:t>
      </w:r>
      <w:proofErr w:type="gramEnd"/>
    </w:p>
    <w:p w14:paraId="3081D060" w14:textId="77777777" w:rsidR="00B14195" w:rsidRPr="00474D3C" w:rsidRDefault="00B14195" w:rsidP="001C75D1">
      <w:pPr>
        <w:pStyle w:val="c5"/>
        <w:numPr>
          <w:ilvl w:val="0"/>
          <w:numId w:val="18"/>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It has syntax analysis, semantic analysis, syntax directed translation, intermediate code generation, </w:t>
      </w:r>
      <w:proofErr w:type="spellStart"/>
      <w:proofErr w:type="gramStart"/>
      <w:r w:rsidRPr="00474D3C">
        <w:rPr>
          <w:rFonts w:ascii="Nunito" w:hAnsi="Nunito"/>
          <w:color w:val="273239"/>
          <w:spacing w:val="2"/>
          <w:sz w:val="26"/>
          <w:szCs w:val="26"/>
          <w:bdr w:val="none" w:sz="0" w:space="0" w:color="auto" w:frame="1"/>
        </w:rPr>
        <w:t>optimisation</w:t>
      </w:r>
      <w:proofErr w:type="spellEnd"/>
      <w:proofErr w:type="gramEnd"/>
      <w:r w:rsidRPr="00474D3C">
        <w:rPr>
          <w:rFonts w:ascii="Nunito" w:hAnsi="Nunito"/>
          <w:color w:val="273239"/>
          <w:spacing w:val="2"/>
          <w:sz w:val="26"/>
          <w:szCs w:val="26"/>
          <w:bdr w:val="none" w:sz="0" w:space="0" w:color="auto" w:frame="1"/>
        </w:rPr>
        <w:t xml:space="preserve"> and target code generation.</w:t>
      </w:r>
    </w:p>
    <w:p w14:paraId="7F23BBDA" w14:textId="77777777" w:rsidR="00B14195" w:rsidRPr="00474D3C" w:rsidRDefault="00B14195" w:rsidP="001C75D1">
      <w:pPr>
        <w:pStyle w:val="c13"/>
        <w:numPr>
          <w:ilvl w:val="0"/>
          <w:numId w:val="19"/>
        </w:numPr>
        <w:ind w:left="144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Other languages that evolved were:</w:t>
      </w:r>
    </w:p>
    <w:p w14:paraId="18EA9741" w14:textId="77777777" w:rsidR="00B14195" w:rsidRPr="00474D3C" w:rsidRDefault="00B14195" w:rsidP="001C75D1">
      <w:pPr>
        <w:pStyle w:val="c3"/>
        <w:numPr>
          <w:ilvl w:val="0"/>
          <w:numId w:val="20"/>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CLOS - (Object oriented version of LISP , not pure OOPL)</w:t>
      </w:r>
    </w:p>
    <w:p w14:paraId="7AB9523B" w14:textId="77777777" w:rsidR="00B14195" w:rsidRPr="00474D3C" w:rsidRDefault="00B14195" w:rsidP="001C75D1">
      <w:pPr>
        <w:pStyle w:val="c3"/>
        <w:numPr>
          <w:ilvl w:val="0"/>
          <w:numId w:val="20"/>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Cecil - (developed in </w:t>
      </w:r>
      <w:proofErr w:type="spellStart"/>
      <w:r w:rsidRPr="00474D3C">
        <w:rPr>
          <w:rFonts w:ascii="Nunito" w:hAnsi="Nunito"/>
          <w:color w:val="273239"/>
          <w:spacing w:val="2"/>
          <w:sz w:val="26"/>
          <w:szCs w:val="26"/>
          <w:bdr w:val="none" w:sz="0" w:space="0" w:color="auto" w:frame="1"/>
        </w:rPr>
        <w:t>washington</w:t>
      </w:r>
      <w:proofErr w:type="spellEnd"/>
      <w:r w:rsidRPr="00474D3C">
        <w:rPr>
          <w:rFonts w:ascii="Nunito" w:hAnsi="Nunito"/>
          <w:color w:val="273239"/>
          <w:spacing w:val="2"/>
          <w:sz w:val="26"/>
          <w:szCs w:val="26"/>
          <w:bdr w:val="none" w:sz="0" w:space="0" w:color="auto" w:frame="1"/>
        </w:rPr>
        <w:t xml:space="preserve"> university, it is pure OOPL)</w:t>
      </w:r>
    </w:p>
    <w:p w14:paraId="3294956C" w14:textId="77777777" w:rsidR="00B14195" w:rsidRPr="00474D3C" w:rsidRDefault="00B14195" w:rsidP="001C75D1">
      <w:pPr>
        <w:pStyle w:val="c3"/>
        <w:numPr>
          <w:ilvl w:val="0"/>
          <w:numId w:val="20"/>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lastRenderedPageBreak/>
        <w:t xml:space="preserve">Python - (procedural, object oriented, </w:t>
      </w:r>
      <w:proofErr w:type="spellStart"/>
      <w:r w:rsidRPr="00474D3C">
        <w:rPr>
          <w:rFonts w:ascii="Nunito" w:hAnsi="Nunito"/>
          <w:color w:val="273239"/>
          <w:spacing w:val="2"/>
          <w:sz w:val="26"/>
          <w:szCs w:val="26"/>
          <w:bdr w:val="none" w:sz="0" w:space="0" w:color="auto" w:frame="1"/>
        </w:rPr>
        <w:t>functional,scripting</w:t>
      </w:r>
      <w:proofErr w:type="spellEnd"/>
      <w:r w:rsidRPr="00474D3C">
        <w:rPr>
          <w:rFonts w:ascii="Nunito" w:hAnsi="Nunito"/>
          <w:color w:val="273239"/>
          <w:spacing w:val="2"/>
          <w:sz w:val="26"/>
          <w:szCs w:val="26"/>
          <w:bdr w:val="none" w:sz="0" w:space="0" w:color="auto" w:frame="1"/>
        </w:rPr>
        <w:t xml:space="preserve"> language)</w:t>
      </w:r>
    </w:p>
    <w:p w14:paraId="093530F8" w14:textId="77777777" w:rsidR="00B14195" w:rsidRPr="00474D3C" w:rsidRDefault="00B14195" w:rsidP="001C75D1">
      <w:pPr>
        <w:pStyle w:val="c3"/>
        <w:numPr>
          <w:ilvl w:val="0"/>
          <w:numId w:val="20"/>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Java - (object oriented, </w:t>
      </w:r>
      <w:proofErr w:type="spellStart"/>
      <w:r w:rsidRPr="00474D3C">
        <w:rPr>
          <w:rFonts w:ascii="Nunito" w:hAnsi="Nunito"/>
          <w:color w:val="273239"/>
          <w:spacing w:val="2"/>
          <w:sz w:val="26"/>
          <w:szCs w:val="26"/>
          <w:bdr w:val="none" w:sz="0" w:space="0" w:color="auto" w:frame="1"/>
        </w:rPr>
        <w:t>imperative,scripting</w:t>
      </w:r>
      <w:proofErr w:type="spellEnd"/>
      <w:r w:rsidRPr="00474D3C">
        <w:rPr>
          <w:rFonts w:ascii="Nunito" w:hAnsi="Nunito"/>
          <w:color w:val="273239"/>
          <w:spacing w:val="2"/>
          <w:sz w:val="26"/>
          <w:szCs w:val="26"/>
          <w:bdr w:val="none" w:sz="0" w:space="0" w:color="auto" w:frame="1"/>
        </w:rPr>
        <w:t xml:space="preserve"> language)</w:t>
      </w:r>
    </w:p>
    <w:p w14:paraId="58A460AD" w14:textId="77777777" w:rsidR="00B14195" w:rsidRPr="00474D3C" w:rsidRDefault="00B14195" w:rsidP="001C75D1">
      <w:pPr>
        <w:pStyle w:val="c5"/>
        <w:numPr>
          <w:ilvl w:val="0"/>
          <w:numId w:val="21"/>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It has syntax </w:t>
      </w:r>
      <w:proofErr w:type="gramStart"/>
      <w:r w:rsidRPr="00474D3C">
        <w:rPr>
          <w:rFonts w:ascii="Nunito" w:hAnsi="Nunito"/>
          <w:color w:val="273239"/>
          <w:spacing w:val="2"/>
          <w:sz w:val="26"/>
          <w:szCs w:val="26"/>
          <w:bdr w:val="none" w:sz="0" w:space="0" w:color="auto" w:frame="1"/>
        </w:rPr>
        <w:t>similar to</w:t>
      </w:r>
      <w:proofErr w:type="gramEnd"/>
      <w:r w:rsidRPr="00474D3C">
        <w:rPr>
          <w:rFonts w:ascii="Nunito" w:hAnsi="Nunito"/>
          <w:color w:val="273239"/>
          <w:spacing w:val="2"/>
          <w:sz w:val="26"/>
          <w:szCs w:val="26"/>
          <w:bdr w:val="none" w:sz="0" w:space="0" w:color="auto" w:frame="1"/>
        </w:rPr>
        <w:t xml:space="preserve"> C and C++</w:t>
      </w:r>
    </w:p>
    <w:p w14:paraId="351DAABC" w14:textId="77777777" w:rsidR="00B14195" w:rsidRPr="00474D3C" w:rsidRDefault="00B14195" w:rsidP="001C75D1">
      <w:pPr>
        <w:pStyle w:val="c5"/>
        <w:numPr>
          <w:ilvl w:val="0"/>
          <w:numId w:val="21"/>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Along with language came the Virtual Execution Environment(VEE) because of which java </w:t>
      </w:r>
      <w:proofErr w:type="gramStart"/>
      <w:r w:rsidRPr="00474D3C">
        <w:rPr>
          <w:rFonts w:ascii="Nunito" w:hAnsi="Nunito"/>
          <w:color w:val="273239"/>
          <w:spacing w:val="2"/>
          <w:sz w:val="26"/>
          <w:szCs w:val="26"/>
          <w:bdr w:val="none" w:sz="0" w:space="0" w:color="auto" w:frame="1"/>
        </w:rPr>
        <w:t>lead</w:t>
      </w:r>
      <w:proofErr w:type="gramEnd"/>
      <w:r w:rsidRPr="00474D3C">
        <w:rPr>
          <w:rFonts w:ascii="Nunito" w:hAnsi="Nunito"/>
          <w:color w:val="273239"/>
          <w:spacing w:val="2"/>
          <w:sz w:val="26"/>
          <w:szCs w:val="26"/>
          <w:bdr w:val="none" w:sz="0" w:space="0" w:color="auto" w:frame="1"/>
        </w:rPr>
        <w:t xml:space="preserve"> to programming paradigm shift.</w:t>
      </w:r>
    </w:p>
    <w:p w14:paraId="4E2BB8A0" w14:textId="77777777" w:rsidR="00B14195" w:rsidRPr="00474D3C" w:rsidRDefault="00B14195" w:rsidP="001C75D1">
      <w:pPr>
        <w:pStyle w:val="c3"/>
        <w:numPr>
          <w:ilvl w:val="0"/>
          <w:numId w:val="22"/>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x10 - It is upcoming language developed by IBM in 2010.</w:t>
      </w:r>
    </w:p>
    <w:p w14:paraId="7E56B327" w14:textId="77777777" w:rsidR="00B14195" w:rsidRPr="00474D3C" w:rsidRDefault="00B14195" w:rsidP="001C75D1">
      <w:pPr>
        <w:pStyle w:val="c5"/>
        <w:numPr>
          <w:ilvl w:val="0"/>
          <w:numId w:val="23"/>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It is comprehensive high-end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programming language.</w:t>
      </w:r>
    </w:p>
    <w:p w14:paraId="5F23E7FC" w14:textId="77777777" w:rsidR="00B14195" w:rsidRPr="00474D3C" w:rsidRDefault="00B14195" w:rsidP="001C75D1">
      <w:pPr>
        <w:pStyle w:val="c5"/>
        <w:numPr>
          <w:ilvl w:val="0"/>
          <w:numId w:val="23"/>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It is used for concurrent programming. </w:t>
      </w:r>
      <w:proofErr w:type="spellStart"/>
      <w:r w:rsidRPr="00474D3C">
        <w:rPr>
          <w:rFonts w:ascii="Nunito" w:hAnsi="Nunito"/>
          <w:color w:val="273239"/>
          <w:spacing w:val="2"/>
          <w:sz w:val="26"/>
          <w:szCs w:val="26"/>
          <w:bdr w:val="none" w:sz="0" w:space="0" w:color="auto" w:frame="1"/>
        </w:rPr>
        <w:t>SInce</w:t>
      </w:r>
      <w:proofErr w:type="spellEnd"/>
      <w:r w:rsidRPr="00474D3C">
        <w:rPr>
          <w:rFonts w:ascii="Nunito" w:hAnsi="Nunito"/>
          <w:color w:val="273239"/>
          <w:spacing w:val="2"/>
          <w:sz w:val="26"/>
          <w:szCs w:val="26"/>
          <w:bdr w:val="none" w:sz="0" w:space="0" w:color="auto" w:frame="1"/>
        </w:rPr>
        <w:t xml:space="preserve"> systems today are multi-core, we require support for concurrency, high performance, high productivity computing on high end computers.</w:t>
      </w:r>
    </w:p>
    <w:p w14:paraId="7F87A275" w14:textId="77777777" w:rsidR="00B14195" w:rsidRPr="00474D3C" w:rsidRDefault="00B14195" w:rsidP="001C75D1">
      <w:pPr>
        <w:pStyle w:val="c3"/>
        <w:numPr>
          <w:ilvl w:val="0"/>
          <w:numId w:val="24"/>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aim of good programming language is to develop a system that is:</w:t>
      </w:r>
    </w:p>
    <w:p w14:paraId="117062A2" w14:textId="77777777" w:rsidR="00B14195" w:rsidRPr="00474D3C" w:rsidRDefault="00B14195" w:rsidP="001C75D1">
      <w:pPr>
        <w:pStyle w:val="c5"/>
        <w:numPr>
          <w:ilvl w:val="0"/>
          <w:numId w:val="25"/>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Reusable</w:t>
      </w:r>
    </w:p>
    <w:p w14:paraId="1F84ABB5" w14:textId="77777777" w:rsidR="00B14195" w:rsidRPr="00474D3C" w:rsidRDefault="00B14195" w:rsidP="001C75D1">
      <w:pPr>
        <w:pStyle w:val="c5"/>
        <w:numPr>
          <w:ilvl w:val="0"/>
          <w:numId w:val="25"/>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Easy to </w:t>
      </w:r>
      <w:proofErr w:type="gramStart"/>
      <w:r w:rsidRPr="00474D3C">
        <w:rPr>
          <w:rFonts w:ascii="Nunito" w:hAnsi="Nunito"/>
          <w:color w:val="273239"/>
          <w:spacing w:val="2"/>
          <w:sz w:val="26"/>
          <w:szCs w:val="26"/>
          <w:bdr w:val="none" w:sz="0" w:space="0" w:color="auto" w:frame="1"/>
        </w:rPr>
        <w:t>program</w:t>
      </w:r>
      <w:proofErr w:type="gramEnd"/>
    </w:p>
    <w:p w14:paraId="3FBC03D7" w14:textId="77777777" w:rsidR="00B14195" w:rsidRPr="00474D3C" w:rsidRDefault="00B14195" w:rsidP="001C75D1">
      <w:pPr>
        <w:pStyle w:val="c5"/>
        <w:numPr>
          <w:ilvl w:val="0"/>
          <w:numId w:val="25"/>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Safer and trustworthy</w:t>
      </w:r>
    </w:p>
    <w:p w14:paraId="2AEC14B7" w14:textId="77777777" w:rsidR="00B14195" w:rsidRPr="00474D3C" w:rsidRDefault="00B14195" w:rsidP="001C75D1">
      <w:pPr>
        <w:pStyle w:val="c5"/>
        <w:numPr>
          <w:ilvl w:val="0"/>
          <w:numId w:val="25"/>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PERCS (Productivity Easy to use Reliable Computer System)</w:t>
      </w:r>
    </w:p>
    <w:p w14:paraId="3DE38081" w14:textId="77777777" w:rsidR="00B14195" w:rsidRPr="00474D3C" w:rsidRDefault="00B14195" w:rsidP="001C75D1">
      <w:pPr>
        <w:pStyle w:val="c13"/>
        <w:numPr>
          <w:ilvl w:val="0"/>
          <w:numId w:val="26"/>
        </w:numPr>
        <w:ind w:left="144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Object oriented programming has following features.</w:t>
      </w:r>
    </w:p>
    <w:p w14:paraId="5BC5AE67" w14:textId="77777777" w:rsidR="00B14195" w:rsidRPr="00474D3C" w:rsidRDefault="00B14195" w:rsidP="001C75D1">
      <w:pPr>
        <w:pStyle w:val="c3"/>
        <w:numPr>
          <w:ilvl w:val="0"/>
          <w:numId w:val="27"/>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Abstract Data Type (ADT)</w:t>
      </w:r>
    </w:p>
    <w:p w14:paraId="49C08194" w14:textId="77777777" w:rsidR="00B14195" w:rsidRPr="00474D3C" w:rsidRDefault="00B14195" w:rsidP="001C75D1">
      <w:pPr>
        <w:pStyle w:val="c3"/>
        <w:numPr>
          <w:ilvl w:val="0"/>
          <w:numId w:val="27"/>
        </w:numPr>
        <w:ind w:left="2160"/>
        <w:rPr>
          <w:rFonts w:ascii="Nunito" w:hAnsi="Nunito"/>
          <w:color w:val="273239"/>
          <w:spacing w:val="2"/>
          <w:sz w:val="26"/>
          <w:szCs w:val="26"/>
          <w:bdr w:val="none" w:sz="0" w:space="0" w:color="auto" w:frame="1"/>
        </w:rPr>
      </w:pPr>
      <w:proofErr w:type="spellStart"/>
      <w:r w:rsidRPr="00474D3C">
        <w:rPr>
          <w:rFonts w:ascii="Nunito" w:hAnsi="Nunito"/>
          <w:color w:val="273239"/>
          <w:spacing w:val="2"/>
          <w:sz w:val="26"/>
          <w:szCs w:val="26"/>
          <w:bdr w:val="none" w:sz="0" w:space="0" w:color="auto" w:frame="1"/>
        </w:rPr>
        <w:t>Inheritence</w:t>
      </w:r>
      <w:proofErr w:type="spellEnd"/>
      <w:r w:rsidRPr="00474D3C">
        <w:rPr>
          <w:rFonts w:ascii="Nunito" w:hAnsi="Nunito"/>
          <w:color w:val="273239"/>
          <w:spacing w:val="2"/>
          <w:sz w:val="26"/>
          <w:szCs w:val="26"/>
          <w:bdr w:val="none" w:sz="0" w:space="0" w:color="auto" w:frame="1"/>
        </w:rPr>
        <w:t xml:space="preserve">  </w:t>
      </w:r>
    </w:p>
    <w:p w14:paraId="7937F4A3" w14:textId="77777777" w:rsidR="00B14195" w:rsidRPr="00474D3C" w:rsidRDefault="00B14195" w:rsidP="001C75D1">
      <w:pPr>
        <w:pStyle w:val="c3"/>
        <w:numPr>
          <w:ilvl w:val="0"/>
          <w:numId w:val="27"/>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Dynamic binding</w:t>
      </w:r>
    </w:p>
    <w:p w14:paraId="72B1044D" w14:textId="77777777" w:rsidR="00B14195" w:rsidRPr="00474D3C" w:rsidRDefault="00B14195" w:rsidP="00B14195">
      <w:pPr>
        <w:pStyle w:val="c15"/>
        <w:spacing w:before="0" w:beforeAutospacing="0" w:after="0" w:afterAutospacing="0"/>
        <w:ind w:firstLine="72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Issues to be </w:t>
      </w:r>
      <w:proofErr w:type="gramStart"/>
      <w:r w:rsidRPr="00474D3C">
        <w:rPr>
          <w:rFonts w:ascii="Nunito" w:hAnsi="Nunito"/>
          <w:color w:val="273239"/>
          <w:spacing w:val="2"/>
          <w:sz w:val="26"/>
          <w:szCs w:val="26"/>
          <w:bdr w:val="none" w:sz="0" w:space="0" w:color="auto" w:frame="1"/>
        </w:rPr>
        <w:t>addressed</w:t>
      </w:r>
      <w:proofErr w:type="gramEnd"/>
    </w:p>
    <w:p w14:paraId="0BFEFE2E" w14:textId="77777777" w:rsidR="00B14195" w:rsidRPr="00474D3C" w:rsidRDefault="00B14195" w:rsidP="001C75D1">
      <w:pPr>
        <w:pStyle w:val="c13"/>
        <w:numPr>
          <w:ilvl w:val="0"/>
          <w:numId w:val="28"/>
        </w:numPr>
        <w:ind w:left="144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Issue 1: OOPL: Pure and Mixed</w:t>
      </w:r>
    </w:p>
    <w:p w14:paraId="5069D618" w14:textId="77777777" w:rsidR="00B14195" w:rsidRPr="00474D3C" w:rsidRDefault="00B14195" w:rsidP="001C75D1">
      <w:pPr>
        <w:pStyle w:val="c3"/>
        <w:numPr>
          <w:ilvl w:val="0"/>
          <w:numId w:val="29"/>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Our aim is not to have a pure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programming but have a good system (reusable, easy to program, safer and trusted)</w:t>
      </w:r>
    </w:p>
    <w:p w14:paraId="07473715" w14:textId="77777777" w:rsidR="00B14195" w:rsidRPr="00474D3C" w:rsidRDefault="00B14195" w:rsidP="001C75D1">
      <w:pPr>
        <w:pStyle w:val="c3"/>
        <w:numPr>
          <w:ilvl w:val="0"/>
          <w:numId w:val="29"/>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Impure does not mean it is </w:t>
      </w:r>
      <w:proofErr w:type="gramStart"/>
      <w:r w:rsidRPr="00474D3C">
        <w:rPr>
          <w:rFonts w:ascii="Nunito" w:hAnsi="Nunito"/>
          <w:color w:val="273239"/>
          <w:spacing w:val="2"/>
          <w:sz w:val="26"/>
          <w:szCs w:val="26"/>
          <w:bdr w:val="none" w:sz="0" w:space="0" w:color="auto" w:frame="1"/>
        </w:rPr>
        <w:t>bad</w:t>
      </w:r>
      <w:proofErr w:type="gramEnd"/>
      <w:r w:rsidRPr="00474D3C">
        <w:rPr>
          <w:rFonts w:ascii="Nunito" w:hAnsi="Nunito"/>
          <w:color w:val="273239"/>
          <w:spacing w:val="2"/>
          <w:sz w:val="26"/>
          <w:szCs w:val="26"/>
          <w:bdr w:val="none" w:sz="0" w:space="0" w:color="auto" w:frame="1"/>
        </w:rPr>
        <w:t xml:space="preserve"> but it means it has something more that adds to the power.</w:t>
      </w:r>
    </w:p>
    <w:p w14:paraId="5218C45E" w14:textId="77777777" w:rsidR="00B14195" w:rsidRPr="00474D3C" w:rsidRDefault="00B14195" w:rsidP="001C75D1">
      <w:pPr>
        <w:pStyle w:val="c3"/>
        <w:numPr>
          <w:ilvl w:val="0"/>
          <w:numId w:val="29"/>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lastRenderedPageBreak/>
        <w:t xml:space="preserve">Pure languages were used for research and </w:t>
      </w:r>
      <w:proofErr w:type="spellStart"/>
      <w:r w:rsidRPr="00474D3C">
        <w:rPr>
          <w:rFonts w:ascii="Nunito" w:hAnsi="Nunito"/>
          <w:color w:val="273239"/>
          <w:spacing w:val="2"/>
          <w:sz w:val="26"/>
          <w:szCs w:val="26"/>
          <w:bdr w:val="none" w:sz="0" w:space="0" w:color="auto" w:frame="1"/>
        </w:rPr>
        <w:t>thats</w:t>
      </w:r>
      <w:proofErr w:type="spellEnd"/>
      <w:r w:rsidRPr="00474D3C">
        <w:rPr>
          <w:rFonts w:ascii="Nunito" w:hAnsi="Nunito"/>
          <w:color w:val="273239"/>
          <w:spacing w:val="2"/>
          <w:sz w:val="26"/>
          <w:szCs w:val="26"/>
          <w:bdr w:val="none" w:sz="0" w:space="0" w:color="auto" w:frame="1"/>
        </w:rPr>
        <w:t xml:space="preserve"> how many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features were added to them. Impure languages are used for </w:t>
      </w:r>
      <w:proofErr w:type="gramStart"/>
      <w:r w:rsidRPr="00474D3C">
        <w:rPr>
          <w:rFonts w:ascii="Nunito" w:hAnsi="Nunito"/>
          <w:color w:val="273239"/>
          <w:spacing w:val="2"/>
          <w:sz w:val="26"/>
          <w:szCs w:val="26"/>
          <w:bdr w:val="none" w:sz="0" w:space="0" w:color="auto" w:frame="1"/>
        </w:rPr>
        <w:t>day to day</w:t>
      </w:r>
      <w:proofErr w:type="gramEnd"/>
      <w:r w:rsidRPr="00474D3C">
        <w:rPr>
          <w:rFonts w:ascii="Nunito" w:hAnsi="Nunito"/>
          <w:color w:val="273239"/>
          <w:spacing w:val="2"/>
          <w:sz w:val="26"/>
          <w:szCs w:val="26"/>
          <w:bdr w:val="none" w:sz="0" w:space="0" w:color="auto" w:frame="1"/>
        </w:rPr>
        <w:t xml:space="preserve"> development of good software systems.</w:t>
      </w:r>
    </w:p>
    <w:p w14:paraId="1B323CA4" w14:textId="77777777" w:rsidR="00B14195" w:rsidRPr="00474D3C" w:rsidRDefault="00B14195" w:rsidP="001C75D1">
      <w:pPr>
        <w:pStyle w:val="c13"/>
        <w:numPr>
          <w:ilvl w:val="0"/>
          <w:numId w:val="30"/>
        </w:numPr>
        <w:ind w:left="144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Issue 2: Major ingredients of OOPL</w:t>
      </w:r>
    </w:p>
    <w:p w14:paraId="714D2808" w14:textId="77777777" w:rsidR="00B14195" w:rsidRPr="00474D3C" w:rsidRDefault="00B14195" w:rsidP="001C75D1">
      <w:pPr>
        <w:pStyle w:val="c3"/>
        <w:numPr>
          <w:ilvl w:val="0"/>
          <w:numId w:val="31"/>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Inheritance : It is fundamental to </w:t>
      </w:r>
      <w:proofErr w:type="gramStart"/>
      <w:r w:rsidRPr="00474D3C">
        <w:rPr>
          <w:rFonts w:ascii="Nunito" w:hAnsi="Nunito"/>
          <w:color w:val="273239"/>
          <w:spacing w:val="2"/>
          <w:sz w:val="26"/>
          <w:szCs w:val="26"/>
          <w:bdr w:val="none" w:sz="0" w:space="0" w:color="auto" w:frame="1"/>
        </w:rPr>
        <w:t>object oriented</w:t>
      </w:r>
      <w:proofErr w:type="gramEnd"/>
      <w:r w:rsidRPr="00474D3C">
        <w:rPr>
          <w:rFonts w:ascii="Nunito" w:hAnsi="Nunito"/>
          <w:color w:val="273239"/>
          <w:spacing w:val="2"/>
          <w:sz w:val="26"/>
          <w:szCs w:val="26"/>
          <w:bdr w:val="none" w:sz="0" w:space="0" w:color="auto" w:frame="1"/>
        </w:rPr>
        <w:t xml:space="preserve"> programming.</w:t>
      </w:r>
    </w:p>
    <w:p w14:paraId="3805AD8C" w14:textId="77777777" w:rsidR="00B14195" w:rsidRPr="00474D3C" w:rsidRDefault="00B14195" w:rsidP="001C75D1">
      <w:pPr>
        <w:pStyle w:val="c5"/>
        <w:numPr>
          <w:ilvl w:val="0"/>
          <w:numId w:val="32"/>
        </w:numPr>
        <w:ind w:left="288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what are we inheriting ? (will be answered in future classes)</w:t>
      </w:r>
    </w:p>
    <w:p w14:paraId="4CDFAA67" w14:textId="77777777" w:rsidR="00B14195" w:rsidRPr="00474D3C" w:rsidRDefault="00B14195" w:rsidP="001C75D1">
      <w:pPr>
        <w:pStyle w:val="c3"/>
        <w:numPr>
          <w:ilvl w:val="0"/>
          <w:numId w:val="33"/>
        </w:numPr>
        <w:ind w:left="216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Dynamic binding : Dynamic means during runtime while static means during compile time. When binding is done at the linking phase it is called dynamic binding.</w:t>
      </w:r>
    </w:p>
    <w:p w14:paraId="654063F9" w14:textId="77777777" w:rsidR="005A40CE" w:rsidRPr="0077486B" w:rsidRDefault="005A40CE" w:rsidP="0077486B">
      <w:pPr>
        <w:pStyle w:val="Heading1"/>
        <w:shd w:val="clear" w:color="auto" w:fill="FFFFFF"/>
        <w:spacing w:before="75" w:line="312" w:lineRule="atLeast"/>
        <w:jc w:val="center"/>
        <w:rPr>
          <w:rFonts w:ascii="Nunito" w:eastAsia="Times New Roman" w:hAnsi="Nunito" w:cs="Times New Roman"/>
          <w:color w:val="273239"/>
          <w:spacing w:val="2"/>
          <w:bdr w:val="none" w:sz="0" w:space="0" w:color="auto" w:frame="1"/>
        </w:rPr>
      </w:pPr>
      <w:r w:rsidRPr="0077486B">
        <w:rPr>
          <w:rFonts w:ascii="Nunito" w:eastAsia="Times New Roman" w:hAnsi="Nunito" w:cs="Times New Roman"/>
          <w:color w:val="273239"/>
          <w:spacing w:val="2"/>
          <w:highlight w:val="lightGray"/>
          <w:bdr w:val="none" w:sz="0" w:space="0" w:color="auto" w:frame="1"/>
        </w:rPr>
        <w:t>Java OOPs Concepts</w:t>
      </w:r>
    </w:p>
    <w:p w14:paraId="75B96A15" w14:textId="7F363217" w:rsidR="005A40CE" w:rsidRPr="00474D3C" w:rsidRDefault="005A40CE" w:rsidP="005A40C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Object-Oriented Programming is a paradigm that provides many concepts, such as </w:t>
      </w:r>
      <w:r w:rsidRPr="00474D3C">
        <w:rPr>
          <w:rFonts w:ascii="Nunito" w:hAnsi="Nunito"/>
          <w:b/>
          <w:bCs/>
          <w:color w:val="273239"/>
          <w:spacing w:val="2"/>
          <w:sz w:val="26"/>
          <w:szCs w:val="26"/>
          <w:bdr w:val="none" w:sz="0" w:space="0" w:color="auto" w:frame="1"/>
        </w:rPr>
        <w:t>inheritance</w:t>
      </w:r>
      <w:r w:rsidRPr="00474D3C">
        <w:rPr>
          <w:rFonts w:ascii="Nunito" w:hAnsi="Nunito"/>
          <w:color w:val="273239"/>
          <w:spacing w:val="2"/>
          <w:sz w:val="26"/>
          <w:szCs w:val="26"/>
          <w:bdr w:val="none" w:sz="0" w:space="0" w:color="auto" w:frame="1"/>
        </w:rPr>
        <w:t>, </w:t>
      </w:r>
      <w:r w:rsidRPr="00474D3C">
        <w:rPr>
          <w:rFonts w:ascii="Nunito" w:hAnsi="Nunito"/>
          <w:b/>
          <w:bCs/>
          <w:color w:val="273239"/>
          <w:spacing w:val="2"/>
          <w:sz w:val="26"/>
          <w:szCs w:val="26"/>
          <w:bdr w:val="none" w:sz="0" w:space="0" w:color="auto" w:frame="1"/>
        </w:rPr>
        <w:t>data binding</w:t>
      </w:r>
      <w:r w:rsidRPr="00474D3C">
        <w:rPr>
          <w:rFonts w:ascii="Nunito" w:hAnsi="Nunito"/>
          <w:color w:val="273239"/>
          <w:spacing w:val="2"/>
          <w:sz w:val="26"/>
          <w:szCs w:val="26"/>
          <w:bdr w:val="none" w:sz="0" w:space="0" w:color="auto" w:frame="1"/>
        </w:rPr>
        <w:t>, </w:t>
      </w:r>
      <w:r w:rsidRPr="00474D3C">
        <w:rPr>
          <w:rFonts w:ascii="Nunito" w:hAnsi="Nunito"/>
          <w:b/>
          <w:bCs/>
          <w:color w:val="273239"/>
          <w:spacing w:val="2"/>
          <w:sz w:val="26"/>
          <w:szCs w:val="26"/>
          <w:bdr w:val="none" w:sz="0" w:space="0" w:color="auto" w:frame="1"/>
        </w:rPr>
        <w:t>polymorphism</w:t>
      </w:r>
      <w:r w:rsidRPr="00474D3C">
        <w:rPr>
          <w:rFonts w:ascii="Nunito" w:hAnsi="Nunito"/>
          <w:color w:val="273239"/>
          <w:spacing w:val="2"/>
          <w:sz w:val="26"/>
          <w:szCs w:val="26"/>
          <w:bdr w:val="none" w:sz="0" w:space="0" w:color="auto" w:frame="1"/>
        </w:rPr>
        <w:t>, etc.</w:t>
      </w:r>
    </w:p>
    <w:p w14:paraId="6527988B" w14:textId="77777777" w:rsidR="005A40CE" w:rsidRPr="00474D3C" w:rsidRDefault="005A40CE" w:rsidP="005A40C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Simula</w:t>
      </w:r>
      <w:r w:rsidRPr="00474D3C">
        <w:rPr>
          <w:rFonts w:ascii="Nunito" w:hAnsi="Nunito"/>
          <w:color w:val="273239"/>
          <w:spacing w:val="2"/>
          <w:sz w:val="26"/>
          <w:szCs w:val="26"/>
          <w:bdr w:val="none" w:sz="0" w:space="0" w:color="auto" w:frame="1"/>
        </w:rPr>
        <w:t> is considered the first object-oriented programming language. The programming paradigm where everything is represented as an object is known as a truly object-oriented programming language.</w:t>
      </w:r>
    </w:p>
    <w:p w14:paraId="3B140282" w14:textId="77777777" w:rsidR="005A40CE" w:rsidRPr="00474D3C" w:rsidRDefault="005A40CE" w:rsidP="005A40C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Smalltalk</w:t>
      </w:r>
      <w:r w:rsidRPr="00474D3C">
        <w:rPr>
          <w:rFonts w:ascii="Nunito" w:hAnsi="Nunito"/>
          <w:color w:val="273239"/>
          <w:spacing w:val="2"/>
          <w:sz w:val="26"/>
          <w:szCs w:val="26"/>
          <w:bdr w:val="none" w:sz="0" w:space="0" w:color="auto" w:frame="1"/>
        </w:rPr>
        <w:t> is considered the first truly object-oriented programming language.</w:t>
      </w:r>
    </w:p>
    <w:p w14:paraId="09B1124B" w14:textId="77777777" w:rsidR="005A40CE" w:rsidRPr="00474D3C" w:rsidRDefault="005A40CE" w:rsidP="005A40C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 popular object-oriented languages are </w:t>
      </w:r>
      <w:hyperlink r:id="rId5" w:history="1">
        <w:r w:rsidRPr="00474D3C">
          <w:rPr>
            <w:rFonts w:ascii="Nunito" w:hAnsi="Nunito"/>
            <w:color w:val="273239"/>
            <w:spacing w:val="2"/>
            <w:sz w:val="26"/>
            <w:szCs w:val="26"/>
            <w:bdr w:val="none" w:sz="0" w:space="0" w:color="auto" w:frame="1"/>
          </w:rPr>
          <w:t>Java</w:t>
        </w:r>
      </w:hyperlink>
      <w:r w:rsidRPr="00474D3C">
        <w:rPr>
          <w:rFonts w:ascii="Nunito" w:hAnsi="Nunito"/>
          <w:color w:val="273239"/>
          <w:spacing w:val="2"/>
          <w:sz w:val="26"/>
          <w:szCs w:val="26"/>
          <w:bdr w:val="none" w:sz="0" w:space="0" w:color="auto" w:frame="1"/>
        </w:rPr>
        <w:t>, </w:t>
      </w:r>
      <w:hyperlink r:id="rId6" w:history="1">
        <w:r w:rsidRPr="00474D3C">
          <w:rPr>
            <w:rFonts w:ascii="Nunito" w:hAnsi="Nunito"/>
            <w:color w:val="273239"/>
            <w:spacing w:val="2"/>
            <w:sz w:val="26"/>
            <w:szCs w:val="26"/>
            <w:bdr w:val="none" w:sz="0" w:space="0" w:color="auto" w:frame="1"/>
          </w:rPr>
          <w:t>C#</w:t>
        </w:r>
      </w:hyperlink>
      <w:r w:rsidRPr="00474D3C">
        <w:rPr>
          <w:rFonts w:ascii="Nunito" w:hAnsi="Nunito"/>
          <w:color w:val="273239"/>
          <w:spacing w:val="2"/>
          <w:sz w:val="26"/>
          <w:szCs w:val="26"/>
          <w:bdr w:val="none" w:sz="0" w:space="0" w:color="auto" w:frame="1"/>
        </w:rPr>
        <w:t>, </w:t>
      </w:r>
      <w:hyperlink r:id="rId7" w:history="1">
        <w:r w:rsidRPr="00474D3C">
          <w:rPr>
            <w:rFonts w:ascii="Nunito" w:hAnsi="Nunito"/>
            <w:color w:val="273239"/>
            <w:spacing w:val="2"/>
            <w:sz w:val="26"/>
            <w:szCs w:val="26"/>
            <w:bdr w:val="none" w:sz="0" w:space="0" w:color="auto" w:frame="1"/>
          </w:rPr>
          <w:t>PHP</w:t>
        </w:r>
      </w:hyperlink>
      <w:r w:rsidRPr="00474D3C">
        <w:rPr>
          <w:rFonts w:ascii="Nunito" w:hAnsi="Nunito"/>
          <w:color w:val="273239"/>
          <w:spacing w:val="2"/>
          <w:sz w:val="26"/>
          <w:szCs w:val="26"/>
          <w:bdr w:val="none" w:sz="0" w:space="0" w:color="auto" w:frame="1"/>
        </w:rPr>
        <w:t>, </w:t>
      </w:r>
      <w:hyperlink r:id="rId8" w:history="1">
        <w:r w:rsidRPr="00474D3C">
          <w:rPr>
            <w:rFonts w:ascii="Nunito" w:hAnsi="Nunito"/>
            <w:color w:val="273239"/>
            <w:spacing w:val="2"/>
            <w:sz w:val="26"/>
            <w:szCs w:val="26"/>
            <w:bdr w:val="none" w:sz="0" w:space="0" w:color="auto" w:frame="1"/>
          </w:rPr>
          <w:t>Python</w:t>
        </w:r>
      </w:hyperlink>
      <w:r w:rsidRPr="00474D3C">
        <w:rPr>
          <w:rFonts w:ascii="Nunito" w:hAnsi="Nunito"/>
          <w:color w:val="273239"/>
          <w:spacing w:val="2"/>
          <w:sz w:val="26"/>
          <w:szCs w:val="26"/>
          <w:bdr w:val="none" w:sz="0" w:space="0" w:color="auto" w:frame="1"/>
        </w:rPr>
        <w:t>, </w:t>
      </w:r>
      <w:hyperlink r:id="rId9" w:history="1">
        <w:r w:rsidRPr="00474D3C">
          <w:rPr>
            <w:rFonts w:ascii="Nunito" w:hAnsi="Nunito"/>
            <w:color w:val="273239"/>
            <w:spacing w:val="2"/>
            <w:sz w:val="26"/>
            <w:szCs w:val="26"/>
            <w:bdr w:val="none" w:sz="0" w:space="0" w:color="auto" w:frame="1"/>
          </w:rPr>
          <w:t>C++</w:t>
        </w:r>
      </w:hyperlink>
      <w:r w:rsidRPr="00474D3C">
        <w:rPr>
          <w:rFonts w:ascii="Nunito" w:hAnsi="Nunito"/>
          <w:color w:val="273239"/>
          <w:spacing w:val="2"/>
          <w:sz w:val="26"/>
          <w:szCs w:val="26"/>
          <w:bdr w:val="none" w:sz="0" w:space="0" w:color="auto" w:frame="1"/>
        </w:rPr>
        <w:t>, etc.</w:t>
      </w:r>
    </w:p>
    <w:p w14:paraId="0595B271" w14:textId="77777777" w:rsidR="0035347E" w:rsidRPr="00474D3C" w:rsidRDefault="0035347E" w:rsidP="0035347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 main aim of object-oriented programming is to implement real-world entities, for example, object, classes, abstraction, inheritance, polymorphism, etc.</w:t>
      </w:r>
    </w:p>
    <w:p w14:paraId="5AEB4B40" w14:textId="77777777" w:rsidR="0035347E" w:rsidRPr="00474D3C" w:rsidRDefault="0035347E" w:rsidP="0035347E">
      <w:pPr>
        <w:pStyle w:val="Heading2"/>
        <w:shd w:val="clear" w:color="auto" w:fill="FFFFFF"/>
        <w:spacing w:line="312" w:lineRule="atLeast"/>
        <w:rPr>
          <w:rFonts w:ascii="Nunito" w:hAnsi="Nunito"/>
          <w:b w:val="0"/>
          <w:color w:val="273239"/>
          <w:spacing w:val="2"/>
          <w:sz w:val="26"/>
          <w:szCs w:val="26"/>
          <w:bdr w:val="none" w:sz="0" w:space="0" w:color="auto" w:frame="1"/>
        </w:rPr>
      </w:pPr>
      <w:r w:rsidRPr="00474D3C">
        <w:rPr>
          <w:rFonts w:ascii="Nunito" w:hAnsi="Nunito"/>
          <w:b w:val="0"/>
          <w:color w:val="273239"/>
          <w:spacing w:val="2"/>
          <w:sz w:val="26"/>
          <w:szCs w:val="26"/>
          <w:bdr w:val="none" w:sz="0" w:space="0" w:color="auto" w:frame="1"/>
        </w:rPr>
        <w:t>OOPs (Object-Oriented Programming System)</w:t>
      </w:r>
    </w:p>
    <w:p w14:paraId="0FB2CAEB" w14:textId="77777777" w:rsidR="0035347E" w:rsidRPr="00474D3C" w:rsidRDefault="0035347E" w:rsidP="0035347E">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Object</w:t>
      </w:r>
      <w:r w:rsidRPr="00474D3C">
        <w:rPr>
          <w:rFonts w:ascii="Nunito" w:hAnsi="Nunito"/>
          <w:color w:val="273239"/>
          <w:spacing w:val="2"/>
          <w:sz w:val="26"/>
          <w:szCs w:val="26"/>
          <w:bdr w:val="none" w:sz="0" w:space="0" w:color="auto" w:frame="1"/>
        </w:rPr>
        <w:t> means a real-world entity such as a pen, chair, table, computer, watch, etc. </w:t>
      </w:r>
      <w:r w:rsidRPr="00474D3C">
        <w:rPr>
          <w:rFonts w:ascii="Nunito" w:hAnsi="Nunito"/>
          <w:b/>
          <w:bCs/>
          <w:color w:val="273239"/>
          <w:spacing w:val="2"/>
          <w:sz w:val="26"/>
          <w:szCs w:val="26"/>
          <w:bdr w:val="none" w:sz="0" w:space="0" w:color="auto" w:frame="1"/>
        </w:rPr>
        <w:t>Object-Oriented Programming</w:t>
      </w:r>
      <w:r w:rsidRPr="00474D3C">
        <w:rPr>
          <w:rFonts w:ascii="Nunito" w:hAnsi="Nunito"/>
          <w:color w:val="273239"/>
          <w:spacing w:val="2"/>
          <w:sz w:val="26"/>
          <w:szCs w:val="26"/>
          <w:bdr w:val="none" w:sz="0" w:space="0" w:color="auto" w:frame="1"/>
        </w:rPr>
        <w:t> is a methodology or paradigm to design a program using classes and objects. It simplifies software development and maintenance by providing some concepts:</w:t>
      </w:r>
    </w:p>
    <w:p w14:paraId="569A2280" w14:textId="77777777" w:rsidR="00D76DB2" w:rsidRPr="00474D3C" w:rsidRDefault="00000000"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hyperlink r:id="rId10" w:history="1">
        <w:r w:rsidR="00D76DB2" w:rsidRPr="00474D3C">
          <w:rPr>
            <w:rFonts w:ascii="Nunito" w:hAnsi="Nunito"/>
            <w:color w:val="273239"/>
            <w:spacing w:val="2"/>
            <w:sz w:val="26"/>
            <w:szCs w:val="26"/>
            <w:bdr w:val="none" w:sz="0" w:space="0" w:color="auto" w:frame="1"/>
          </w:rPr>
          <w:t>Object</w:t>
        </w:r>
      </w:hyperlink>
    </w:p>
    <w:p w14:paraId="722A6DBA" w14:textId="77777777" w:rsidR="00D76DB2" w:rsidRPr="00474D3C" w:rsidRDefault="00D76DB2"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Class</w:t>
      </w:r>
    </w:p>
    <w:p w14:paraId="60C0619E" w14:textId="77777777" w:rsidR="00D76DB2" w:rsidRPr="00474D3C" w:rsidRDefault="00000000"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hyperlink r:id="rId11" w:history="1">
        <w:r w:rsidR="00D76DB2" w:rsidRPr="00474D3C">
          <w:rPr>
            <w:rFonts w:ascii="Nunito" w:hAnsi="Nunito"/>
            <w:color w:val="273239"/>
            <w:spacing w:val="2"/>
            <w:sz w:val="26"/>
            <w:szCs w:val="26"/>
            <w:bdr w:val="none" w:sz="0" w:space="0" w:color="auto" w:frame="1"/>
          </w:rPr>
          <w:t>Inheritance</w:t>
        </w:r>
      </w:hyperlink>
    </w:p>
    <w:p w14:paraId="4F6DDDB6" w14:textId="77777777" w:rsidR="00D76DB2" w:rsidRPr="00474D3C" w:rsidRDefault="00000000"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hyperlink r:id="rId12" w:history="1">
        <w:r w:rsidR="00D76DB2" w:rsidRPr="00474D3C">
          <w:rPr>
            <w:rFonts w:ascii="Nunito" w:hAnsi="Nunito"/>
            <w:color w:val="273239"/>
            <w:spacing w:val="2"/>
            <w:sz w:val="26"/>
            <w:szCs w:val="26"/>
            <w:bdr w:val="none" w:sz="0" w:space="0" w:color="auto" w:frame="1"/>
          </w:rPr>
          <w:t>Polymorphism</w:t>
        </w:r>
      </w:hyperlink>
    </w:p>
    <w:p w14:paraId="44DF7DDC" w14:textId="77777777" w:rsidR="00D76DB2" w:rsidRPr="00474D3C" w:rsidRDefault="00000000"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hyperlink r:id="rId13" w:history="1">
        <w:r w:rsidR="00D76DB2" w:rsidRPr="00474D3C">
          <w:rPr>
            <w:rFonts w:ascii="Nunito" w:hAnsi="Nunito"/>
            <w:color w:val="273239"/>
            <w:spacing w:val="2"/>
            <w:sz w:val="26"/>
            <w:szCs w:val="26"/>
            <w:bdr w:val="none" w:sz="0" w:space="0" w:color="auto" w:frame="1"/>
          </w:rPr>
          <w:t>Abstraction</w:t>
        </w:r>
      </w:hyperlink>
    </w:p>
    <w:p w14:paraId="4CEC4C98" w14:textId="77777777" w:rsidR="00D76DB2" w:rsidRPr="00474D3C" w:rsidRDefault="00000000" w:rsidP="001C75D1">
      <w:pPr>
        <w:numPr>
          <w:ilvl w:val="0"/>
          <w:numId w:val="34"/>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hyperlink r:id="rId14" w:history="1">
        <w:r w:rsidR="00D76DB2" w:rsidRPr="00474D3C">
          <w:rPr>
            <w:rFonts w:ascii="Nunito" w:hAnsi="Nunito"/>
            <w:color w:val="273239"/>
            <w:spacing w:val="2"/>
            <w:sz w:val="26"/>
            <w:szCs w:val="26"/>
            <w:bdr w:val="none" w:sz="0" w:space="0" w:color="auto" w:frame="1"/>
          </w:rPr>
          <w:t>Encapsulation</w:t>
        </w:r>
      </w:hyperlink>
    </w:p>
    <w:p w14:paraId="20433DBC"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Apart from these concepts, there are some other terms which are used in Object-Oriented design:</w:t>
      </w:r>
    </w:p>
    <w:p w14:paraId="4EA418F5" w14:textId="77777777" w:rsidR="00D76DB2" w:rsidRPr="00474D3C" w:rsidRDefault="00D76DB2" w:rsidP="001C75D1">
      <w:pPr>
        <w:numPr>
          <w:ilvl w:val="0"/>
          <w:numId w:val="35"/>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Coupling</w:t>
      </w:r>
    </w:p>
    <w:p w14:paraId="085E49AC" w14:textId="77777777" w:rsidR="00D76DB2" w:rsidRPr="00474D3C" w:rsidRDefault="00D76DB2" w:rsidP="001C75D1">
      <w:pPr>
        <w:numPr>
          <w:ilvl w:val="0"/>
          <w:numId w:val="35"/>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Cohesion</w:t>
      </w:r>
    </w:p>
    <w:p w14:paraId="243CF6B8" w14:textId="77777777" w:rsidR="00D76DB2" w:rsidRPr="00474D3C" w:rsidRDefault="00D76DB2" w:rsidP="001C75D1">
      <w:pPr>
        <w:numPr>
          <w:ilvl w:val="0"/>
          <w:numId w:val="35"/>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Association</w:t>
      </w:r>
    </w:p>
    <w:p w14:paraId="51D1C344" w14:textId="77777777" w:rsidR="00D76DB2" w:rsidRPr="00474D3C" w:rsidRDefault="00D76DB2" w:rsidP="001C75D1">
      <w:pPr>
        <w:numPr>
          <w:ilvl w:val="0"/>
          <w:numId w:val="35"/>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Aggregation</w:t>
      </w:r>
    </w:p>
    <w:p w14:paraId="773CDA0C" w14:textId="77777777" w:rsidR="00D76DB2" w:rsidRPr="00474D3C" w:rsidRDefault="00D76DB2" w:rsidP="001C75D1">
      <w:pPr>
        <w:numPr>
          <w:ilvl w:val="0"/>
          <w:numId w:val="35"/>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Composition</w:t>
      </w:r>
    </w:p>
    <w:p w14:paraId="7485F019" w14:textId="29A9AF63" w:rsidR="00D76DB2" w:rsidRPr="00474D3C" w:rsidRDefault="00D76DB2" w:rsidP="00D76DB2">
      <w:pPr>
        <w:rPr>
          <w:ins w:id="0" w:author="Unknown"/>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drawing>
          <wp:inline distT="0" distB="0" distL="0" distR="0" wp14:anchorId="075944F5" wp14:editId="2D156AA9">
            <wp:extent cx="5302250" cy="4089400"/>
            <wp:effectExtent l="0" t="0" r="0" b="6350"/>
            <wp:docPr id="786231343" name="Picture 6"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250" cy="4089400"/>
                    </a:xfrm>
                    <a:prstGeom prst="rect">
                      <a:avLst/>
                    </a:prstGeom>
                    <a:noFill/>
                    <a:ln>
                      <a:noFill/>
                    </a:ln>
                  </pic:spPr>
                </pic:pic>
              </a:graphicData>
            </a:graphic>
          </wp:inline>
        </w:drawing>
      </w:r>
      <w:r w:rsidRPr="00474D3C">
        <w:rPr>
          <w:rFonts w:ascii="Nunito" w:hAnsi="Nunito"/>
          <w:color w:val="273239"/>
          <w:spacing w:val="2"/>
          <w:sz w:val="26"/>
          <w:szCs w:val="26"/>
          <w:bdr w:val="none" w:sz="0" w:space="0" w:color="auto" w:frame="1"/>
        </w:rPr>
        <w:t> </w:t>
      </w:r>
    </w:p>
    <w:p w14:paraId="5158E518" w14:textId="77777777" w:rsidR="00D76DB2" w:rsidRPr="00474D3C" w:rsidRDefault="00D76DB2" w:rsidP="00D76DB2">
      <w:pPr>
        <w:pStyle w:val="Heading2"/>
        <w:shd w:val="clear" w:color="auto" w:fill="FFFFFF"/>
        <w:spacing w:line="312" w:lineRule="atLeast"/>
        <w:rPr>
          <w:rFonts w:ascii="Nunito" w:hAnsi="Nunito"/>
          <w:b w:val="0"/>
          <w:color w:val="273239"/>
          <w:spacing w:val="2"/>
          <w:sz w:val="26"/>
          <w:szCs w:val="26"/>
          <w:bdr w:val="none" w:sz="0" w:space="0" w:color="auto" w:frame="1"/>
        </w:rPr>
      </w:pPr>
      <w:r w:rsidRPr="00474D3C">
        <w:rPr>
          <w:rFonts w:ascii="Nunito" w:hAnsi="Nunito"/>
          <w:b w:val="0"/>
          <w:color w:val="273239"/>
          <w:spacing w:val="2"/>
          <w:sz w:val="26"/>
          <w:szCs w:val="26"/>
          <w:bdr w:val="none" w:sz="0" w:space="0" w:color="auto" w:frame="1"/>
        </w:rPr>
        <w:lastRenderedPageBreak/>
        <w:t>Object</w:t>
      </w:r>
    </w:p>
    <w:p w14:paraId="5A59A6DA" w14:textId="168FE63E"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drawing>
          <wp:inline distT="0" distB="0" distL="0" distR="0" wp14:anchorId="06B72E12" wp14:editId="3006F91F">
            <wp:extent cx="3060700" cy="3060700"/>
            <wp:effectExtent l="0" t="0" r="6350" b="6350"/>
            <wp:docPr id="1286562715" name="Picture 5"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Ob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inline>
        </w:drawing>
      </w:r>
    </w:p>
    <w:p w14:paraId="3C62F0EE"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Any entity that has state and behavior is known as an object. For example, a chair, pen, table, keyboard, bike, etc. It can be physical or logical.</w:t>
      </w:r>
    </w:p>
    <w:p w14:paraId="3AC1BE57"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35AFEE51"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Example:</w:t>
      </w:r>
      <w:r w:rsidRPr="00474D3C">
        <w:rPr>
          <w:rFonts w:ascii="Nunito" w:hAnsi="Nunito"/>
          <w:color w:val="273239"/>
          <w:spacing w:val="2"/>
          <w:sz w:val="26"/>
          <w:szCs w:val="26"/>
          <w:bdr w:val="none" w:sz="0" w:space="0" w:color="auto" w:frame="1"/>
        </w:rPr>
        <w:t> A dog is an object because it has states like color, name, breed, etc. as well as behaviors like wagging the tail, barking, eating, etc.</w:t>
      </w:r>
    </w:p>
    <w:p w14:paraId="395663AE" w14:textId="77777777" w:rsidR="00D76DB2" w:rsidRPr="00474D3C" w:rsidRDefault="00D76DB2" w:rsidP="00D76DB2">
      <w:pPr>
        <w:pStyle w:val="Heading2"/>
        <w:shd w:val="clear" w:color="auto" w:fill="FFFFFF"/>
        <w:spacing w:line="312" w:lineRule="atLeast"/>
        <w:rPr>
          <w:rFonts w:ascii="Nunito" w:hAnsi="Nunito"/>
          <w:b w:val="0"/>
          <w:color w:val="273239"/>
          <w:spacing w:val="2"/>
          <w:sz w:val="26"/>
          <w:szCs w:val="26"/>
          <w:bdr w:val="none" w:sz="0" w:space="0" w:color="auto" w:frame="1"/>
        </w:rPr>
      </w:pPr>
      <w:r w:rsidRPr="00474D3C">
        <w:rPr>
          <w:rFonts w:ascii="Nunito" w:hAnsi="Nunito"/>
          <w:b w:val="0"/>
          <w:color w:val="273239"/>
          <w:spacing w:val="2"/>
          <w:sz w:val="26"/>
          <w:szCs w:val="26"/>
          <w:bdr w:val="none" w:sz="0" w:space="0" w:color="auto" w:frame="1"/>
        </w:rPr>
        <w:t>Class</w:t>
      </w:r>
    </w:p>
    <w:p w14:paraId="423AE44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i/>
          <w:iCs/>
          <w:color w:val="273239"/>
          <w:spacing w:val="2"/>
          <w:sz w:val="26"/>
          <w:szCs w:val="26"/>
          <w:bdr w:val="none" w:sz="0" w:space="0" w:color="auto" w:frame="1"/>
        </w:rPr>
        <w:t>Collection of objects</w:t>
      </w:r>
      <w:r w:rsidRPr="00474D3C">
        <w:rPr>
          <w:rFonts w:ascii="Nunito" w:hAnsi="Nunito"/>
          <w:color w:val="273239"/>
          <w:spacing w:val="2"/>
          <w:sz w:val="26"/>
          <w:szCs w:val="26"/>
          <w:bdr w:val="none" w:sz="0" w:space="0" w:color="auto" w:frame="1"/>
        </w:rPr>
        <w:t> is called class. It is a logical entity.</w:t>
      </w:r>
    </w:p>
    <w:p w14:paraId="68543801"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 class can also be defined as a blueprint from which you can create an individual object. Class doesn't consume any space.</w:t>
      </w:r>
    </w:p>
    <w:p w14:paraId="01F571C2"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Inheritance</w:t>
      </w:r>
    </w:p>
    <w:p w14:paraId="4019C87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i/>
          <w:iCs/>
          <w:color w:val="273239"/>
          <w:spacing w:val="2"/>
          <w:sz w:val="26"/>
          <w:szCs w:val="26"/>
          <w:bdr w:val="none" w:sz="0" w:space="0" w:color="auto" w:frame="1"/>
        </w:rPr>
        <w:t>When one object acquires all the properties and behaviors of a parent object</w:t>
      </w:r>
      <w:r w:rsidRPr="00474D3C">
        <w:rPr>
          <w:rFonts w:ascii="Nunito" w:hAnsi="Nunito"/>
          <w:color w:val="273239"/>
          <w:spacing w:val="2"/>
          <w:sz w:val="26"/>
          <w:szCs w:val="26"/>
          <w:bdr w:val="none" w:sz="0" w:space="0" w:color="auto" w:frame="1"/>
        </w:rPr>
        <w:t>, it is known as inheritance. It provides code reusability. It is used to achieve runtime polymorphism.</w:t>
      </w:r>
    </w:p>
    <w:p w14:paraId="382C3E6C" w14:textId="788688E6"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lastRenderedPageBreak/>
        <w:drawing>
          <wp:inline distT="0" distB="0" distL="0" distR="0" wp14:anchorId="3C6F0B75" wp14:editId="115B5989">
            <wp:extent cx="2381250" cy="2381250"/>
            <wp:effectExtent l="0" t="0" r="0" b="0"/>
            <wp:docPr id="1686042561" name="Picture 4"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orphism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146380C4"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Polymorphism</w:t>
      </w:r>
    </w:p>
    <w:p w14:paraId="484F964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If </w:t>
      </w:r>
      <w:r w:rsidRPr="00474D3C">
        <w:rPr>
          <w:rFonts w:ascii="Nunito" w:hAnsi="Nunito"/>
          <w:i/>
          <w:iCs/>
          <w:color w:val="273239"/>
          <w:spacing w:val="2"/>
          <w:sz w:val="26"/>
          <w:szCs w:val="26"/>
          <w:bdr w:val="none" w:sz="0" w:space="0" w:color="auto" w:frame="1"/>
        </w:rPr>
        <w:t>one task is performed in different ways</w:t>
      </w:r>
      <w:r w:rsidRPr="00474D3C">
        <w:rPr>
          <w:rFonts w:ascii="Nunito" w:hAnsi="Nunito"/>
          <w:color w:val="273239"/>
          <w:spacing w:val="2"/>
          <w:sz w:val="26"/>
          <w:szCs w:val="26"/>
          <w:bdr w:val="none" w:sz="0" w:space="0" w:color="auto" w:frame="1"/>
        </w:rPr>
        <w:t>, it is known as polymorphism. For example: to convince the customer differently, to draw something, for example, shape, triangle, rectangle, etc.</w:t>
      </w:r>
    </w:p>
    <w:p w14:paraId="3044E8AD"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In Java, we use method overloading and method overriding to achieve polymorphism.</w:t>
      </w:r>
    </w:p>
    <w:p w14:paraId="5E9F083E"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Another example can be to speak something; for example, a cat speaks meow, dog barks woof, etc.</w:t>
      </w:r>
    </w:p>
    <w:p w14:paraId="160C12BC" w14:textId="77777777" w:rsidR="00D76DB2" w:rsidRPr="00474D3C" w:rsidRDefault="00D76DB2" w:rsidP="00D76DB2">
      <w:pPr>
        <w:pStyle w:val="Heading4"/>
        <w:shd w:val="clear" w:color="auto" w:fill="FFFFFF"/>
        <w:jc w:val="both"/>
        <w:rPr>
          <w:rFonts w:ascii="Nunito" w:eastAsia="Times New Roman" w:hAnsi="Nunito" w:cs="Times New Roman"/>
          <w:i w:val="0"/>
          <w:iCs w:val="0"/>
          <w:color w:val="273239"/>
          <w:spacing w:val="2"/>
          <w:sz w:val="26"/>
          <w:szCs w:val="26"/>
          <w:bdr w:val="none" w:sz="0" w:space="0" w:color="auto" w:frame="1"/>
        </w:rPr>
      </w:pPr>
      <w:r w:rsidRPr="00474D3C">
        <w:rPr>
          <w:rFonts w:ascii="Nunito" w:eastAsia="Times New Roman" w:hAnsi="Nunito" w:cs="Times New Roman"/>
          <w:i w:val="0"/>
          <w:iCs w:val="0"/>
          <w:color w:val="273239"/>
          <w:spacing w:val="2"/>
          <w:sz w:val="26"/>
          <w:szCs w:val="26"/>
          <w:bdr w:val="none" w:sz="0" w:space="0" w:color="auto" w:frame="1"/>
        </w:rPr>
        <w:t>Abstraction</w:t>
      </w:r>
    </w:p>
    <w:p w14:paraId="6837727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i/>
          <w:iCs/>
          <w:color w:val="273239"/>
          <w:spacing w:val="2"/>
          <w:sz w:val="26"/>
          <w:szCs w:val="26"/>
          <w:bdr w:val="none" w:sz="0" w:space="0" w:color="auto" w:frame="1"/>
        </w:rPr>
        <w:t>Hiding internal details and showing functionality</w:t>
      </w:r>
      <w:r w:rsidRPr="00474D3C">
        <w:rPr>
          <w:rFonts w:ascii="Nunito" w:hAnsi="Nunito"/>
          <w:color w:val="273239"/>
          <w:spacing w:val="2"/>
          <w:sz w:val="26"/>
          <w:szCs w:val="26"/>
          <w:bdr w:val="none" w:sz="0" w:space="0" w:color="auto" w:frame="1"/>
        </w:rPr>
        <w:t xml:space="preserve"> is known as abstraction. For </w:t>
      </w:r>
      <w:proofErr w:type="gramStart"/>
      <w:r w:rsidRPr="00474D3C">
        <w:rPr>
          <w:rFonts w:ascii="Nunito" w:hAnsi="Nunito"/>
          <w:color w:val="273239"/>
          <w:spacing w:val="2"/>
          <w:sz w:val="26"/>
          <w:szCs w:val="26"/>
          <w:bdr w:val="none" w:sz="0" w:space="0" w:color="auto" w:frame="1"/>
        </w:rPr>
        <w:t>example</w:t>
      </w:r>
      <w:proofErr w:type="gramEnd"/>
      <w:r w:rsidRPr="00474D3C">
        <w:rPr>
          <w:rFonts w:ascii="Nunito" w:hAnsi="Nunito"/>
          <w:color w:val="273239"/>
          <w:spacing w:val="2"/>
          <w:sz w:val="26"/>
          <w:szCs w:val="26"/>
          <w:bdr w:val="none" w:sz="0" w:space="0" w:color="auto" w:frame="1"/>
        </w:rPr>
        <w:t xml:space="preserve"> phone call, we don't know the internal processing.</w:t>
      </w:r>
    </w:p>
    <w:p w14:paraId="322F139A"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In Java, we use abstract class and interface to achieve abstraction.</w:t>
      </w:r>
    </w:p>
    <w:p w14:paraId="530FC2A7" w14:textId="7F1D2489"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drawing>
          <wp:inline distT="0" distB="0" distL="0" distR="0" wp14:anchorId="0B1753B6" wp14:editId="3F56C700">
            <wp:extent cx="1905000" cy="952500"/>
            <wp:effectExtent l="0" t="0" r="0" b="0"/>
            <wp:docPr id="652885474" name="Picture 3"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apsulation in Java OOPs Concep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1EAB53FE"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Encapsulation</w:t>
      </w:r>
    </w:p>
    <w:p w14:paraId="2DC1EA27"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i/>
          <w:iCs/>
          <w:color w:val="273239"/>
          <w:spacing w:val="2"/>
          <w:sz w:val="26"/>
          <w:szCs w:val="26"/>
          <w:bdr w:val="none" w:sz="0" w:space="0" w:color="auto" w:frame="1"/>
        </w:rPr>
        <w:t>Binding (or wrapping) code and data together into a single unit are known as encapsulation</w:t>
      </w:r>
      <w:r w:rsidRPr="00474D3C">
        <w:rPr>
          <w:rFonts w:ascii="Nunito" w:hAnsi="Nunito"/>
          <w:color w:val="273239"/>
          <w:spacing w:val="2"/>
          <w:sz w:val="26"/>
          <w:szCs w:val="26"/>
          <w:bdr w:val="none" w:sz="0" w:space="0" w:color="auto" w:frame="1"/>
        </w:rPr>
        <w:t>. For example, a capsule, it is wrapped with different medicines.</w:t>
      </w:r>
    </w:p>
    <w:p w14:paraId="03409A7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 java class is the example of encapsulation. Java bean is the fully encapsulated class because all the data members are private here.</w:t>
      </w:r>
    </w:p>
    <w:p w14:paraId="60724E7F"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lastRenderedPageBreak/>
        <w:t>Coupling</w:t>
      </w:r>
    </w:p>
    <w:p w14:paraId="1C3A4FBC"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04119181"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Cohesion</w:t>
      </w:r>
    </w:p>
    <w:p w14:paraId="3107A9CD"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spellStart"/>
      <w:r w:rsidRPr="00474D3C">
        <w:rPr>
          <w:rFonts w:ascii="Nunito" w:hAnsi="Nunito"/>
          <w:color w:val="273239"/>
          <w:spacing w:val="2"/>
          <w:sz w:val="26"/>
          <w:szCs w:val="26"/>
          <w:bdr w:val="none" w:sz="0" w:space="0" w:color="auto" w:frame="1"/>
        </w:rPr>
        <w:t>java.util</w:t>
      </w:r>
      <w:proofErr w:type="spellEnd"/>
      <w:r w:rsidRPr="00474D3C">
        <w:rPr>
          <w:rFonts w:ascii="Nunito" w:hAnsi="Nunito"/>
          <w:color w:val="273239"/>
          <w:spacing w:val="2"/>
          <w:sz w:val="26"/>
          <w:szCs w:val="26"/>
          <w:bdr w:val="none" w:sz="0" w:space="0" w:color="auto" w:frame="1"/>
        </w:rPr>
        <w:t xml:space="preserve"> package is a weakly cohesive package because it has unrelated classes and interfaces.</w:t>
      </w:r>
    </w:p>
    <w:p w14:paraId="0E09F032"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Association</w:t>
      </w:r>
    </w:p>
    <w:p w14:paraId="4333CCE6"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Association represents the relationship between the objects. Here, one object can be associated with one object or many objects. There can be four types of association between the objects:</w:t>
      </w:r>
    </w:p>
    <w:p w14:paraId="35487AF5" w14:textId="77777777" w:rsidR="00D76DB2" w:rsidRPr="00474D3C" w:rsidRDefault="00D76DB2" w:rsidP="001C75D1">
      <w:pPr>
        <w:numPr>
          <w:ilvl w:val="0"/>
          <w:numId w:val="36"/>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One to One</w:t>
      </w:r>
    </w:p>
    <w:p w14:paraId="38A1D5F5" w14:textId="77777777" w:rsidR="00D76DB2" w:rsidRPr="00474D3C" w:rsidRDefault="00D76DB2" w:rsidP="001C75D1">
      <w:pPr>
        <w:numPr>
          <w:ilvl w:val="0"/>
          <w:numId w:val="36"/>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One to Many</w:t>
      </w:r>
    </w:p>
    <w:p w14:paraId="3399E063" w14:textId="77777777" w:rsidR="00D76DB2" w:rsidRPr="00474D3C" w:rsidRDefault="00D76DB2" w:rsidP="001C75D1">
      <w:pPr>
        <w:numPr>
          <w:ilvl w:val="0"/>
          <w:numId w:val="36"/>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Many to One, and</w:t>
      </w:r>
    </w:p>
    <w:p w14:paraId="3141FB46" w14:textId="77777777" w:rsidR="00D76DB2" w:rsidRPr="00474D3C" w:rsidRDefault="00D76DB2" w:rsidP="001C75D1">
      <w:pPr>
        <w:numPr>
          <w:ilvl w:val="0"/>
          <w:numId w:val="36"/>
        </w:numPr>
        <w:shd w:val="clear" w:color="auto" w:fill="FFFFFF"/>
        <w:spacing w:before="60" w:after="100" w:afterAutospacing="1" w:line="375" w:lineRule="atLeast"/>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Many to Many</w:t>
      </w:r>
    </w:p>
    <w:p w14:paraId="4B5186F1"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Let's understand the relationship with real-time examples. For example, </w:t>
      </w:r>
      <w:proofErr w:type="gramStart"/>
      <w:r w:rsidRPr="00474D3C">
        <w:rPr>
          <w:rFonts w:ascii="Nunito" w:hAnsi="Nunito"/>
          <w:color w:val="273239"/>
          <w:spacing w:val="2"/>
          <w:sz w:val="26"/>
          <w:szCs w:val="26"/>
          <w:bdr w:val="none" w:sz="0" w:space="0" w:color="auto" w:frame="1"/>
        </w:rPr>
        <w:t>One</w:t>
      </w:r>
      <w:proofErr w:type="gramEnd"/>
      <w:r w:rsidRPr="00474D3C">
        <w:rPr>
          <w:rFonts w:ascii="Nunito" w:hAnsi="Nunito"/>
          <w:color w:val="273239"/>
          <w:spacing w:val="2"/>
          <w:sz w:val="26"/>
          <w:szCs w:val="26"/>
          <w:bdr w:val="none" w:sz="0" w:space="0" w:color="auto" w:frame="1"/>
        </w:rPr>
        <w:t xml:space="preserve"> country can have one prime minister (one to one), and a prime minister can have many ministers (one to many). Also, many MP's can have one prime minister (many to one), and many ministers can have many departments (many to many).</w:t>
      </w:r>
    </w:p>
    <w:p w14:paraId="11B2B594"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Association can be </w:t>
      </w:r>
      <w:proofErr w:type="spellStart"/>
      <w:r w:rsidRPr="00474D3C">
        <w:rPr>
          <w:rFonts w:ascii="Nunito" w:hAnsi="Nunito"/>
          <w:color w:val="273239"/>
          <w:spacing w:val="2"/>
          <w:sz w:val="26"/>
          <w:szCs w:val="26"/>
          <w:bdr w:val="none" w:sz="0" w:space="0" w:color="auto" w:frame="1"/>
        </w:rPr>
        <w:t>undirectional</w:t>
      </w:r>
      <w:proofErr w:type="spellEnd"/>
      <w:r w:rsidRPr="00474D3C">
        <w:rPr>
          <w:rFonts w:ascii="Nunito" w:hAnsi="Nunito"/>
          <w:color w:val="273239"/>
          <w:spacing w:val="2"/>
          <w:sz w:val="26"/>
          <w:szCs w:val="26"/>
          <w:bdr w:val="none" w:sz="0" w:space="0" w:color="auto" w:frame="1"/>
        </w:rPr>
        <w:t xml:space="preserve"> or bidirectional.</w:t>
      </w:r>
    </w:p>
    <w:p w14:paraId="0FECA312"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t>Aggregation</w:t>
      </w:r>
    </w:p>
    <w:p w14:paraId="043894C7"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Aggregation is a way to achieve Association. Aggregation represents the relationship where one object contains other objects as a part of its state. It represents the weak relationship between objects. It is also termed as a </w:t>
      </w:r>
      <w:proofErr w:type="spellStart"/>
      <w:r w:rsidRPr="00474D3C">
        <w:rPr>
          <w:rFonts w:ascii="Nunito" w:hAnsi="Nunito"/>
          <w:i/>
          <w:iCs/>
          <w:color w:val="273239"/>
          <w:spacing w:val="2"/>
          <w:sz w:val="26"/>
          <w:szCs w:val="26"/>
          <w:bdr w:val="none" w:sz="0" w:space="0" w:color="auto" w:frame="1"/>
        </w:rPr>
        <w:t>has</w:t>
      </w:r>
      <w:proofErr w:type="spellEnd"/>
      <w:r w:rsidRPr="00474D3C">
        <w:rPr>
          <w:rFonts w:ascii="Nunito" w:hAnsi="Nunito"/>
          <w:i/>
          <w:iCs/>
          <w:color w:val="273239"/>
          <w:spacing w:val="2"/>
          <w:sz w:val="26"/>
          <w:szCs w:val="26"/>
          <w:bdr w:val="none" w:sz="0" w:space="0" w:color="auto" w:frame="1"/>
        </w:rPr>
        <w:t>-a</w:t>
      </w:r>
      <w:r w:rsidRPr="00474D3C">
        <w:rPr>
          <w:rFonts w:ascii="Nunito" w:hAnsi="Nunito"/>
          <w:color w:val="273239"/>
          <w:spacing w:val="2"/>
          <w:sz w:val="26"/>
          <w:szCs w:val="26"/>
          <w:bdr w:val="none" w:sz="0" w:space="0" w:color="auto" w:frame="1"/>
        </w:rPr>
        <w:t> relationship in Java. Like, inheritance represents the </w:t>
      </w:r>
      <w:r w:rsidRPr="00474D3C">
        <w:rPr>
          <w:rFonts w:ascii="Nunito" w:hAnsi="Nunito"/>
          <w:i/>
          <w:iCs/>
          <w:color w:val="273239"/>
          <w:spacing w:val="2"/>
          <w:sz w:val="26"/>
          <w:szCs w:val="26"/>
          <w:bdr w:val="none" w:sz="0" w:space="0" w:color="auto" w:frame="1"/>
        </w:rPr>
        <w:t>is-a</w:t>
      </w:r>
      <w:r w:rsidRPr="00474D3C">
        <w:rPr>
          <w:rFonts w:ascii="Nunito" w:hAnsi="Nunito"/>
          <w:color w:val="273239"/>
          <w:spacing w:val="2"/>
          <w:sz w:val="26"/>
          <w:szCs w:val="26"/>
          <w:bdr w:val="none" w:sz="0" w:space="0" w:color="auto" w:frame="1"/>
        </w:rPr>
        <w:t> relationship. It is another way to reuse objects.</w:t>
      </w:r>
    </w:p>
    <w:p w14:paraId="09B0425B" w14:textId="77777777" w:rsidR="00D76DB2" w:rsidRPr="00474D3C" w:rsidRDefault="00D76DB2" w:rsidP="00D76DB2">
      <w:pPr>
        <w:pStyle w:val="Heading3"/>
        <w:shd w:val="clear" w:color="auto" w:fill="FFFFFF"/>
        <w:spacing w:line="312" w:lineRule="atLeast"/>
        <w:jc w:val="both"/>
        <w:rPr>
          <w:rFonts w:ascii="Nunito" w:eastAsia="Times New Roman" w:hAnsi="Nunito" w:cs="Times New Roman"/>
          <w:color w:val="273239"/>
          <w:spacing w:val="2"/>
          <w:sz w:val="26"/>
          <w:szCs w:val="26"/>
          <w:bdr w:val="none" w:sz="0" w:space="0" w:color="auto" w:frame="1"/>
        </w:rPr>
      </w:pPr>
      <w:r w:rsidRPr="00474D3C">
        <w:rPr>
          <w:rFonts w:ascii="Nunito" w:eastAsia="Times New Roman" w:hAnsi="Nunito" w:cs="Times New Roman"/>
          <w:color w:val="273239"/>
          <w:spacing w:val="2"/>
          <w:sz w:val="26"/>
          <w:szCs w:val="26"/>
          <w:bdr w:val="none" w:sz="0" w:space="0" w:color="auto" w:frame="1"/>
        </w:rPr>
        <w:lastRenderedPageBreak/>
        <w:t>Composition</w:t>
      </w:r>
    </w:p>
    <w:p w14:paraId="49EE490B"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p>
    <w:p w14:paraId="5574F65F" w14:textId="77777777" w:rsidR="00D76DB2" w:rsidRPr="00474D3C" w:rsidRDefault="00000000" w:rsidP="00D76DB2">
      <w:pPr>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pict w14:anchorId="18F3162E">
          <v:rect id="_x0000_i1025" style="width:0;height:.75pt" o:hrstd="t" o:hrnoshade="t" o:hr="t" fillcolor="#d4d4d4" stroked="f"/>
        </w:pict>
      </w:r>
    </w:p>
    <w:p w14:paraId="031C9061" w14:textId="77777777" w:rsidR="00D76DB2" w:rsidRPr="007F3E7D" w:rsidRDefault="00D76DB2" w:rsidP="00D76DB2">
      <w:pPr>
        <w:pStyle w:val="Heading2"/>
        <w:shd w:val="clear" w:color="auto" w:fill="FFFFFF"/>
        <w:spacing w:line="312" w:lineRule="atLeast"/>
        <w:rPr>
          <w:rFonts w:ascii="Nunito" w:hAnsi="Nunito"/>
          <w:bCs/>
          <w:color w:val="273239"/>
          <w:spacing w:val="2"/>
          <w:sz w:val="32"/>
          <w:szCs w:val="32"/>
          <w:bdr w:val="none" w:sz="0" w:space="0" w:color="auto" w:frame="1"/>
        </w:rPr>
      </w:pPr>
      <w:r w:rsidRPr="007F3E7D">
        <w:rPr>
          <w:rFonts w:ascii="Nunito" w:hAnsi="Nunito"/>
          <w:bCs/>
          <w:color w:val="273239"/>
          <w:spacing w:val="2"/>
          <w:sz w:val="26"/>
          <w:szCs w:val="26"/>
          <w:highlight w:val="lightGray"/>
          <w:bdr w:val="none" w:sz="0" w:space="0" w:color="auto" w:frame="1"/>
        </w:rPr>
        <w:t>Advantage of OOPs over Procedure-oriented programming language</w:t>
      </w:r>
    </w:p>
    <w:p w14:paraId="79DB81FF"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1) OOPs makes development and maintenance easier, whereas, in a procedure-oriented programming language, it is not easy to manage if code grows as project size increases.</w:t>
      </w:r>
    </w:p>
    <w:p w14:paraId="75170CA5"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2) OOPs provides data hiding, whereas, in a procedure-oriented programming language, global data can be accessed from anywhere.</w:t>
      </w:r>
    </w:p>
    <w:p w14:paraId="104D1433" w14:textId="0BE8827B"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drawing>
          <wp:inline distT="0" distB="0" distL="0" distR="0" wp14:anchorId="40A6AADE" wp14:editId="6836730C">
            <wp:extent cx="3435350" cy="1219200"/>
            <wp:effectExtent l="0" t="0" r="0" b="0"/>
            <wp:docPr id="847421944" name="Picture 2"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obal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350" cy="1219200"/>
                    </a:xfrm>
                    <a:prstGeom prst="rect">
                      <a:avLst/>
                    </a:prstGeom>
                    <a:noFill/>
                    <a:ln>
                      <a:noFill/>
                    </a:ln>
                  </pic:spPr>
                </pic:pic>
              </a:graphicData>
            </a:graphic>
          </wp:inline>
        </w:drawing>
      </w:r>
    </w:p>
    <w:p w14:paraId="780C9E8C"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Figure: Data Representation in Procedure-Oriented Programming</w:t>
      </w:r>
    </w:p>
    <w:p w14:paraId="172B5FA4" w14:textId="5D41A7E8"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br/>
      </w:r>
      <w:r w:rsidRPr="00474D3C">
        <w:rPr>
          <w:rFonts w:ascii="Nunito" w:hAnsi="Nunito"/>
          <w:noProof/>
          <w:color w:val="273239"/>
          <w:spacing w:val="2"/>
          <w:sz w:val="26"/>
          <w:szCs w:val="26"/>
          <w:bdr w:val="none" w:sz="0" w:space="0" w:color="auto" w:frame="1"/>
        </w:rPr>
        <w:drawing>
          <wp:inline distT="0" distB="0" distL="0" distR="0" wp14:anchorId="54F5DD6A" wp14:editId="21A54B2C">
            <wp:extent cx="3435350" cy="2590800"/>
            <wp:effectExtent l="0" t="0" r="0" b="0"/>
            <wp:docPr id="529859309" name="Picture 1"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ject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5350" cy="2590800"/>
                    </a:xfrm>
                    <a:prstGeom prst="rect">
                      <a:avLst/>
                    </a:prstGeom>
                    <a:noFill/>
                    <a:ln>
                      <a:noFill/>
                    </a:ln>
                  </pic:spPr>
                </pic:pic>
              </a:graphicData>
            </a:graphic>
          </wp:inline>
        </w:drawing>
      </w:r>
    </w:p>
    <w:p w14:paraId="7600D6F0"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Figure: Data Representation in Object-Oriented Programming</w:t>
      </w:r>
    </w:p>
    <w:p w14:paraId="1942B684" w14:textId="77777777" w:rsidR="00D76DB2" w:rsidRPr="00474D3C" w:rsidRDefault="00D76DB2"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lastRenderedPageBreak/>
        <w:t>3) OOPs provides the ability to simulate real-world event much more effectively. We can provide the solution of real word problem if we are using the Object-Oriented Programming language.</w:t>
      </w:r>
    </w:p>
    <w:p w14:paraId="2F60AD36" w14:textId="77777777" w:rsidR="00D76DB2" w:rsidRPr="00474D3C" w:rsidRDefault="00000000" w:rsidP="00D76DB2">
      <w:pPr>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pict w14:anchorId="773C1262">
          <v:rect id="_x0000_i1026" style="width:0;height:.75pt" o:hrstd="t" o:hrnoshade="t" o:hr="t" fillcolor="#d4d4d4" stroked="f"/>
        </w:pict>
      </w:r>
    </w:p>
    <w:p w14:paraId="25914D5E" w14:textId="77777777" w:rsidR="008E1569" w:rsidRPr="00474D3C" w:rsidRDefault="008E1569" w:rsidP="00D76DB2">
      <w:pPr>
        <w:pStyle w:val="NormalWeb"/>
        <w:shd w:val="clear" w:color="auto" w:fill="FFFFFF"/>
        <w:jc w:val="both"/>
        <w:rPr>
          <w:rFonts w:ascii="Nunito" w:hAnsi="Nunito"/>
          <w:color w:val="273239"/>
          <w:spacing w:val="2"/>
          <w:sz w:val="26"/>
          <w:szCs w:val="26"/>
          <w:bdr w:val="none" w:sz="0" w:space="0" w:color="auto" w:frame="1"/>
        </w:rPr>
      </w:pPr>
    </w:p>
    <w:p w14:paraId="25DDC336" w14:textId="34462DAE" w:rsidR="008E1569" w:rsidRPr="00474D3C" w:rsidRDefault="008E1569" w:rsidP="00D76DB2">
      <w:pPr>
        <w:pStyle w:val="NormalWeb"/>
        <w:shd w:val="clear" w:color="auto" w:fill="FFFFFF"/>
        <w:jc w:val="both"/>
        <w:rPr>
          <w:rFonts w:ascii="Nunito" w:hAnsi="Nunito"/>
          <w:color w:val="273239"/>
          <w:spacing w:val="2"/>
          <w:sz w:val="26"/>
          <w:szCs w:val="26"/>
          <w:bdr w:val="none" w:sz="0" w:space="0" w:color="auto" w:frame="1"/>
        </w:rPr>
      </w:pPr>
      <w:r w:rsidRPr="00474D3C">
        <w:rPr>
          <w:rFonts w:ascii="Nunito" w:hAnsi="Nunito"/>
          <w:noProof/>
          <w:color w:val="273239"/>
          <w:spacing w:val="2"/>
          <w:sz w:val="26"/>
          <w:szCs w:val="26"/>
          <w:bdr w:val="none" w:sz="0" w:space="0" w:color="auto" w:frame="1"/>
        </w:rPr>
        <w:drawing>
          <wp:inline distT="0" distB="0" distL="0" distR="0" wp14:anchorId="0353357F" wp14:editId="6E2FDD41">
            <wp:extent cx="6448508" cy="4530838"/>
            <wp:effectExtent l="0" t="0" r="0" b="3175"/>
            <wp:docPr id="19820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04880" name=""/>
                    <pic:cNvPicPr/>
                  </pic:nvPicPr>
                  <pic:blipFill>
                    <a:blip r:embed="rId21"/>
                    <a:stretch>
                      <a:fillRect/>
                    </a:stretch>
                  </pic:blipFill>
                  <pic:spPr>
                    <a:xfrm>
                      <a:off x="0" y="0"/>
                      <a:ext cx="6451942" cy="4533251"/>
                    </a:xfrm>
                    <a:prstGeom prst="rect">
                      <a:avLst/>
                    </a:prstGeom>
                  </pic:spPr>
                </pic:pic>
              </a:graphicData>
            </a:graphic>
          </wp:inline>
        </w:drawing>
      </w:r>
    </w:p>
    <w:p w14:paraId="1C2D7BA2" w14:textId="7D7A45FC" w:rsidR="00584353" w:rsidRPr="007F3E7D" w:rsidRDefault="00584353" w:rsidP="008046A2">
      <w:pPr>
        <w:pStyle w:val="NormalWeb"/>
        <w:shd w:val="clear" w:color="auto" w:fill="FFFFFF"/>
        <w:spacing w:before="120" w:beforeAutospacing="0" w:after="360" w:afterAutospacing="0" w:line="401" w:lineRule="atLeast"/>
        <w:jc w:val="center"/>
        <w:rPr>
          <w:rFonts w:ascii="Nunito" w:hAnsi="Nunito"/>
          <w:b/>
          <w:bCs/>
          <w:color w:val="273239"/>
          <w:spacing w:val="2"/>
          <w:sz w:val="32"/>
          <w:szCs w:val="32"/>
          <w:bdr w:val="none" w:sz="0" w:space="0" w:color="auto" w:frame="1"/>
        </w:rPr>
      </w:pPr>
      <w:r w:rsidRPr="007F3E7D">
        <w:rPr>
          <w:rFonts w:ascii="Nunito" w:hAnsi="Nunito"/>
          <w:b/>
          <w:bCs/>
          <w:color w:val="273239"/>
          <w:spacing w:val="2"/>
          <w:sz w:val="26"/>
          <w:szCs w:val="26"/>
          <w:highlight w:val="lightGray"/>
          <w:bdr w:val="none" w:sz="0" w:space="0" w:color="auto" w:frame="1"/>
        </w:rPr>
        <w:t xml:space="preserve">Benefits of OOP </w:t>
      </w:r>
      <w:proofErr w:type="gramStart"/>
      <w:r w:rsidRPr="007F3E7D">
        <w:rPr>
          <w:rFonts w:ascii="Nunito" w:hAnsi="Nunito"/>
          <w:b/>
          <w:bCs/>
          <w:color w:val="273239"/>
          <w:spacing w:val="2"/>
          <w:sz w:val="26"/>
          <w:szCs w:val="26"/>
          <w:highlight w:val="lightGray"/>
          <w:bdr w:val="none" w:sz="0" w:space="0" w:color="auto" w:frame="1"/>
        </w:rPr>
        <w:t>include</w:t>
      </w:r>
      <w:proofErr w:type="gramEnd"/>
    </w:p>
    <w:p w14:paraId="17ECA86E"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Modularity.</w:t>
      </w:r>
      <w:r w:rsidRPr="00474D3C">
        <w:rPr>
          <w:rFonts w:ascii="Nunito" w:hAnsi="Nunito"/>
          <w:color w:val="273239"/>
          <w:spacing w:val="2"/>
          <w:sz w:val="26"/>
          <w:szCs w:val="26"/>
          <w:bdr w:val="none" w:sz="0" w:space="0" w:color="auto" w:frame="1"/>
        </w:rPr>
        <w:t> Encapsulation enables objects to be self-contained, making troubleshooting and collaborative development easier.</w:t>
      </w:r>
    </w:p>
    <w:p w14:paraId="6D064EBD"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Reusability.</w:t>
      </w:r>
      <w:r w:rsidRPr="00474D3C">
        <w:rPr>
          <w:rFonts w:ascii="Nunito" w:hAnsi="Nunito"/>
          <w:color w:val="273239"/>
          <w:spacing w:val="2"/>
          <w:sz w:val="26"/>
          <w:szCs w:val="26"/>
          <w:bdr w:val="none" w:sz="0" w:space="0" w:color="auto" w:frame="1"/>
        </w:rPr>
        <w:t> Code can be reused through inheritance, meaning a team does not have to write the same code multiple times.</w:t>
      </w:r>
    </w:p>
    <w:p w14:paraId="26078D24"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Productivity.</w:t>
      </w:r>
      <w:r w:rsidRPr="00474D3C">
        <w:rPr>
          <w:rFonts w:ascii="Nunito" w:hAnsi="Nunito"/>
          <w:color w:val="273239"/>
          <w:spacing w:val="2"/>
          <w:sz w:val="26"/>
          <w:szCs w:val="26"/>
          <w:bdr w:val="none" w:sz="0" w:space="0" w:color="auto" w:frame="1"/>
        </w:rPr>
        <w:t xml:space="preserve"> Programmers can construct new programs quicker </w:t>
      </w:r>
      <w:proofErr w:type="gramStart"/>
      <w:r w:rsidRPr="00474D3C">
        <w:rPr>
          <w:rFonts w:ascii="Nunito" w:hAnsi="Nunito"/>
          <w:color w:val="273239"/>
          <w:spacing w:val="2"/>
          <w:sz w:val="26"/>
          <w:szCs w:val="26"/>
          <w:bdr w:val="none" w:sz="0" w:space="0" w:color="auto" w:frame="1"/>
        </w:rPr>
        <w:t>through the use of</w:t>
      </w:r>
      <w:proofErr w:type="gramEnd"/>
      <w:r w:rsidRPr="00474D3C">
        <w:rPr>
          <w:rFonts w:ascii="Nunito" w:hAnsi="Nunito"/>
          <w:color w:val="273239"/>
          <w:spacing w:val="2"/>
          <w:sz w:val="26"/>
          <w:szCs w:val="26"/>
          <w:bdr w:val="none" w:sz="0" w:space="0" w:color="auto" w:frame="1"/>
        </w:rPr>
        <w:t xml:space="preserve"> multiple libraries and reusable code.</w:t>
      </w:r>
    </w:p>
    <w:p w14:paraId="0ABE67E3"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Easily upgradable and scalable. </w:t>
      </w:r>
      <w:r w:rsidRPr="00474D3C">
        <w:rPr>
          <w:rFonts w:ascii="Nunito" w:hAnsi="Nunito"/>
          <w:color w:val="273239"/>
          <w:spacing w:val="2"/>
          <w:sz w:val="26"/>
          <w:szCs w:val="26"/>
          <w:bdr w:val="none" w:sz="0" w:space="0" w:color="auto" w:frame="1"/>
        </w:rPr>
        <w:t>Programmers can implement system functionalities independently.</w:t>
      </w:r>
    </w:p>
    <w:p w14:paraId="45A41FB8"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lastRenderedPageBreak/>
        <w:t>Interface descriptions.</w:t>
      </w:r>
      <w:r w:rsidRPr="00474D3C">
        <w:rPr>
          <w:rFonts w:ascii="Nunito" w:hAnsi="Nunito"/>
          <w:color w:val="273239"/>
          <w:spacing w:val="2"/>
          <w:sz w:val="26"/>
          <w:szCs w:val="26"/>
          <w:bdr w:val="none" w:sz="0" w:space="0" w:color="auto" w:frame="1"/>
        </w:rPr>
        <w:t> Descriptions of external systems are simple, due to message passing techniques that are used for objects communication.</w:t>
      </w:r>
    </w:p>
    <w:p w14:paraId="4461AEC9"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Security.</w:t>
      </w:r>
      <w:r w:rsidRPr="00474D3C">
        <w:rPr>
          <w:rFonts w:ascii="Nunito" w:hAnsi="Nunito"/>
          <w:color w:val="273239"/>
          <w:spacing w:val="2"/>
          <w:sz w:val="26"/>
          <w:szCs w:val="26"/>
          <w:bdr w:val="none" w:sz="0" w:space="0" w:color="auto" w:frame="1"/>
        </w:rPr>
        <w:t> Using encapsulation and abstraction, complex code is hidden, software maintenance is easier and </w:t>
      </w:r>
      <w:hyperlink r:id="rId22" w:history="1">
        <w:r w:rsidRPr="00474D3C">
          <w:rPr>
            <w:rFonts w:ascii="Nunito" w:hAnsi="Nunito"/>
            <w:color w:val="273239"/>
            <w:spacing w:val="2"/>
            <w:sz w:val="26"/>
            <w:szCs w:val="26"/>
            <w:bdr w:val="none" w:sz="0" w:space="0" w:color="auto" w:frame="1"/>
          </w:rPr>
          <w:t>internet protocols</w:t>
        </w:r>
      </w:hyperlink>
      <w:r w:rsidRPr="00474D3C">
        <w:rPr>
          <w:rFonts w:ascii="Nunito" w:hAnsi="Nunito"/>
          <w:color w:val="273239"/>
          <w:spacing w:val="2"/>
          <w:sz w:val="26"/>
          <w:szCs w:val="26"/>
          <w:bdr w:val="none" w:sz="0" w:space="0" w:color="auto" w:frame="1"/>
        </w:rPr>
        <w:t> are protected.</w:t>
      </w:r>
    </w:p>
    <w:p w14:paraId="727B1FCC" w14:textId="77777777" w:rsidR="00584353" w:rsidRPr="00474D3C" w:rsidRDefault="00584353" w:rsidP="001C75D1">
      <w:pPr>
        <w:numPr>
          <w:ilvl w:val="0"/>
          <w:numId w:val="37"/>
        </w:numPr>
        <w:shd w:val="clear" w:color="auto" w:fill="FFFFFF"/>
        <w:spacing w:before="150" w:after="150" w:line="401" w:lineRule="atLeast"/>
        <w:ind w:left="1095"/>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Flexibility.</w:t>
      </w:r>
      <w:r w:rsidRPr="00474D3C">
        <w:rPr>
          <w:rFonts w:ascii="Nunito" w:hAnsi="Nunito"/>
          <w:color w:val="273239"/>
          <w:spacing w:val="2"/>
          <w:sz w:val="26"/>
          <w:szCs w:val="26"/>
          <w:bdr w:val="none" w:sz="0" w:space="0" w:color="auto" w:frame="1"/>
        </w:rPr>
        <w:t> Polymorphism enables a single function to adapt to the class it is placed in. Different objects can also pass through the same interface.</w:t>
      </w:r>
    </w:p>
    <w:p w14:paraId="19F4F466" w14:textId="77777777" w:rsidR="00DC403D" w:rsidRPr="001C75D1" w:rsidRDefault="00DC403D" w:rsidP="001C75D1">
      <w:pPr>
        <w:pStyle w:val="Heading2"/>
        <w:shd w:val="clear" w:color="auto" w:fill="FFFFFF"/>
        <w:spacing w:before="450" w:after="225"/>
        <w:jc w:val="center"/>
        <w:rPr>
          <w:rFonts w:ascii="Nunito" w:hAnsi="Nunito"/>
          <w:bCs/>
          <w:color w:val="273239"/>
          <w:spacing w:val="2"/>
          <w:sz w:val="32"/>
          <w:szCs w:val="32"/>
          <w:bdr w:val="none" w:sz="0" w:space="0" w:color="auto" w:frame="1"/>
        </w:rPr>
      </w:pPr>
      <w:r w:rsidRPr="001C75D1">
        <w:rPr>
          <w:rFonts w:ascii="Nunito" w:hAnsi="Nunito"/>
          <w:bCs/>
          <w:color w:val="273239"/>
          <w:spacing w:val="2"/>
          <w:sz w:val="26"/>
          <w:szCs w:val="26"/>
          <w:highlight w:val="lightGray"/>
          <w:bdr w:val="none" w:sz="0" w:space="0" w:color="auto" w:frame="1"/>
        </w:rPr>
        <w:t>Applications of Object-Oriented Programming</w:t>
      </w:r>
    </w:p>
    <w:p w14:paraId="6550AD1E"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1. Client-Server Systems</w:t>
      </w:r>
    </w:p>
    <w:p w14:paraId="630E3D59"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Object-oriented client-server systems provide the IT infrastructure, creating Object-Oriented Client-Server Internet (OCSI) applications. Here, infrastructure refers to operating systems, networks, and hardware. OSCI consist of three major technologies:</w:t>
      </w:r>
    </w:p>
    <w:p w14:paraId="34547D4A" w14:textId="77777777" w:rsidR="00DC403D" w:rsidRPr="00474D3C" w:rsidRDefault="00DC403D" w:rsidP="001C75D1">
      <w:pPr>
        <w:numPr>
          <w:ilvl w:val="0"/>
          <w:numId w:val="38"/>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 Client Server</w:t>
      </w:r>
    </w:p>
    <w:p w14:paraId="28574053" w14:textId="77777777" w:rsidR="00DC403D" w:rsidRPr="00474D3C" w:rsidRDefault="00DC403D" w:rsidP="001C75D1">
      <w:pPr>
        <w:numPr>
          <w:ilvl w:val="0"/>
          <w:numId w:val="38"/>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Object-Oriented Programming</w:t>
      </w:r>
    </w:p>
    <w:p w14:paraId="364B6BB9" w14:textId="77777777" w:rsidR="00DC403D" w:rsidRPr="00474D3C" w:rsidRDefault="00DC403D" w:rsidP="001C75D1">
      <w:pPr>
        <w:numPr>
          <w:ilvl w:val="0"/>
          <w:numId w:val="38"/>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 Internet</w:t>
      </w:r>
    </w:p>
    <w:p w14:paraId="06705B32"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2. Object-Oriented Databases</w:t>
      </w:r>
    </w:p>
    <w:p w14:paraId="1F674F7A"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They are also called Object Database Management Systems (ODBMS). These databases store objects instead of data, such as real numbers and integers. Objects consist of the following:</w:t>
      </w:r>
    </w:p>
    <w:p w14:paraId="5960CBA4"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Attributes: </w:t>
      </w:r>
      <w:r w:rsidRPr="00474D3C">
        <w:rPr>
          <w:rFonts w:ascii="Nunito" w:hAnsi="Nunito"/>
          <w:color w:val="273239"/>
          <w:spacing w:val="2"/>
          <w:sz w:val="26"/>
          <w:szCs w:val="26"/>
          <w:bdr w:val="none" w:sz="0" w:space="0" w:color="auto" w:frame="1"/>
        </w:rPr>
        <w:t>Attributes are data that define the traits of an object. This data can be as simple as integers and real numbers. It can also be a reference to a complex object.</w:t>
      </w:r>
    </w:p>
    <w:p w14:paraId="717147FD"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Methods: </w:t>
      </w:r>
      <w:r w:rsidRPr="00474D3C">
        <w:rPr>
          <w:rFonts w:ascii="Nunito" w:hAnsi="Nunito"/>
          <w:color w:val="273239"/>
          <w:spacing w:val="2"/>
          <w:sz w:val="26"/>
          <w:szCs w:val="26"/>
          <w:bdr w:val="none" w:sz="0" w:space="0" w:color="auto" w:frame="1"/>
        </w:rPr>
        <w:t>They define the behavior and are also called functions or procedures.</w:t>
      </w:r>
    </w:p>
    <w:p w14:paraId="21E3A6F4"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3. Object-Oriented Databases</w:t>
      </w:r>
    </w:p>
    <w:p w14:paraId="3588A3CD"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These databases try to maintain a direct correspondence between the real-world and database objects </w:t>
      </w:r>
      <w:proofErr w:type="gramStart"/>
      <w:r w:rsidRPr="00474D3C">
        <w:rPr>
          <w:rFonts w:ascii="Nunito" w:hAnsi="Nunito"/>
          <w:color w:val="273239"/>
          <w:spacing w:val="2"/>
          <w:sz w:val="26"/>
          <w:szCs w:val="26"/>
          <w:bdr w:val="none" w:sz="0" w:space="0" w:color="auto" w:frame="1"/>
        </w:rPr>
        <w:t>in order to</w:t>
      </w:r>
      <w:proofErr w:type="gramEnd"/>
      <w:r w:rsidRPr="00474D3C">
        <w:rPr>
          <w:rFonts w:ascii="Nunito" w:hAnsi="Nunito"/>
          <w:color w:val="273239"/>
          <w:spacing w:val="2"/>
          <w:sz w:val="26"/>
          <w:szCs w:val="26"/>
          <w:bdr w:val="none" w:sz="0" w:space="0" w:color="auto" w:frame="1"/>
        </w:rPr>
        <w:t xml:space="preserve"> let the object retain its identity and integrity. They can then be identified and operated upon.</w:t>
      </w:r>
    </w:p>
    <w:p w14:paraId="5600BC0C"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4. Real-Time System Design</w:t>
      </w:r>
    </w:p>
    <w:p w14:paraId="753B0A9F"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Real-time systems inherent complexities that make it difficult to build them. Object-oriented techniques make it easier to handle those complexities. These techniques present ways of dealing with these complexities by providing an integrated framework, which includes </w:t>
      </w:r>
      <w:proofErr w:type="spellStart"/>
      <w:r w:rsidRPr="00474D3C">
        <w:rPr>
          <w:rFonts w:ascii="Nunito" w:hAnsi="Nunito"/>
          <w:color w:val="273239"/>
          <w:spacing w:val="2"/>
          <w:sz w:val="26"/>
          <w:szCs w:val="26"/>
          <w:bdr w:val="none" w:sz="0" w:space="0" w:color="auto" w:frame="1"/>
        </w:rPr>
        <w:t>schedulability</w:t>
      </w:r>
      <w:proofErr w:type="spellEnd"/>
      <w:r w:rsidRPr="00474D3C">
        <w:rPr>
          <w:rFonts w:ascii="Nunito" w:hAnsi="Nunito"/>
          <w:color w:val="273239"/>
          <w:spacing w:val="2"/>
          <w:sz w:val="26"/>
          <w:szCs w:val="26"/>
          <w:bdr w:val="none" w:sz="0" w:space="0" w:color="auto" w:frame="1"/>
        </w:rPr>
        <w:t xml:space="preserve"> analysis and behavioral specifications.</w:t>
      </w:r>
    </w:p>
    <w:p w14:paraId="75137609"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lastRenderedPageBreak/>
        <w:t>5. Simulation and Modeling System</w:t>
      </w:r>
    </w:p>
    <w:p w14:paraId="06A43647"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It’s difficult to model complex systems due to the varying specification of variables. These are prevalent in medicine and in other areas of natural science, such as ecology, zoology, and agronomic systems.  Simulating complex systems requires modeling and understanding interactions explicitly. Object-oriented programming provides an alternative approach for simplifying these complex modeling systems.</w:t>
      </w:r>
    </w:p>
    <w:p w14:paraId="64C2F0C5"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6. Hypertext and Hypermedia</w:t>
      </w:r>
    </w:p>
    <w:p w14:paraId="259BB180"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 xml:space="preserve">OOP also helps in laying out a framework for hypertext. Basically, hypertext is </w:t>
      </w:r>
      <w:proofErr w:type="gramStart"/>
      <w:r w:rsidRPr="00474D3C">
        <w:rPr>
          <w:rFonts w:ascii="Nunito" w:hAnsi="Nunito"/>
          <w:color w:val="273239"/>
          <w:spacing w:val="2"/>
          <w:sz w:val="26"/>
          <w:szCs w:val="26"/>
          <w:bdr w:val="none" w:sz="0" w:space="0" w:color="auto" w:frame="1"/>
        </w:rPr>
        <w:t>similar to</w:t>
      </w:r>
      <w:proofErr w:type="gramEnd"/>
      <w:r w:rsidRPr="00474D3C">
        <w:rPr>
          <w:rFonts w:ascii="Nunito" w:hAnsi="Nunito"/>
          <w:color w:val="273239"/>
          <w:spacing w:val="2"/>
          <w:sz w:val="26"/>
          <w:szCs w:val="26"/>
          <w:bdr w:val="none" w:sz="0" w:space="0" w:color="auto" w:frame="1"/>
        </w:rPr>
        <w:t xml:space="preserve"> regular text, as it can be stored, searched, and edited easily. The only difference is that hypertext is text with pointers to other text as well.</w:t>
      </w:r>
    </w:p>
    <w:p w14:paraId="60F53F9C"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Hypermedia, on the other hand, is a superset of hypertext. Documents having hypermedia not only contain links to other pieces of text and information but also to numerous other forms of media, ranging from images to sound.</w:t>
      </w:r>
    </w:p>
    <w:p w14:paraId="3B9621C8"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7. Neural Networking and Parallel Programming</w:t>
      </w:r>
    </w:p>
    <w:p w14:paraId="099AD4E5"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It addresses the problem of prediction and approximation of complex time-varying systems. Firstly, the entire time-varying process is split into several time intervals or slots. Then, neural networks are developed in a particular time interval to disperse the load of various networks. OOP simplifies the entire process by simplifying the approximation and prediction ability of networks.</w:t>
      </w:r>
    </w:p>
    <w:p w14:paraId="13E60380"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8. Office Automation Systems</w:t>
      </w:r>
    </w:p>
    <w:p w14:paraId="7A2102B7"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These include formal as well as informal electronic systems primarily concerned with information sharing and communication to and from people inside and outside the organization. Some examples are:</w:t>
      </w:r>
    </w:p>
    <w:p w14:paraId="5F720FAE" w14:textId="77777777" w:rsidR="00DC403D" w:rsidRPr="00474D3C" w:rsidRDefault="00DC403D" w:rsidP="001C75D1">
      <w:pPr>
        <w:numPr>
          <w:ilvl w:val="0"/>
          <w:numId w:val="39"/>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Email</w:t>
      </w:r>
    </w:p>
    <w:p w14:paraId="35D060F3" w14:textId="77777777" w:rsidR="00DC403D" w:rsidRPr="00474D3C" w:rsidRDefault="00DC403D" w:rsidP="001C75D1">
      <w:pPr>
        <w:numPr>
          <w:ilvl w:val="0"/>
          <w:numId w:val="39"/>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Word processing</w:t>
      </w:r>
    </w:p>
    <w:p w14:paraId="162422D8" w14:textId="77777777" w:rsidR="00DC403D" w:rsidRPr="00474D3C" w:rsidRDefault="00DC403D" w:rsidP="001C75D1">
      <w:pPr>
        <w:numPr>
          <w:ilvl w:val="0"/>
          <w:numId w:val="39"/>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Web calendars</w:t>
      </w:r>
    </w:p>
    <w:p w14:paraId="035986C6" w14:textId="77777777" w:rsidR="00DC403D" w:rsidRPr="00474D3C" w:rsidRDefault="00DC403D" w:rsidP="001C75D1">
      <w:pPr>
        <w:numPr>
          <w:ilvl w:val="0"/>
          <w:numId w:val="39"/>
        </w:numPr>
        <w:shd w:val="clear" w:color="auto" w:fill="FFFFFF"/>
        <w:spacing w:after="225"/>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Desktop publishing</w:t>
      </w:r>
    </w:p>
    <w:p w14:paraId="1C94064A"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9. CIM/CAD/CAM Systems</w:t>
      </w:r>
    </w:p>
    <w:p w14:paraId="75C20CBC"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OOP can also be used in manufacturing and design applications, as it allows people to reduce the effort involved. For instance, it can be used while designing blueprints and flowcharts. OOP makes it possible for the designers and engineers to produce these flowcharts and blueprints accurately.</w:t>
      </w:r>
    </w:p>
    <w:p w14:paraId="306F8FEB" w14:textId="77777777" w:rsidR="00DC403D" w:rsidRPr="00474D3C" w:rsidRDefault="00DC403D" w:rsidP="00DC403D">
      <w:pPr>
        <w:pStyle w:val="NormalWeb"/>
        <w:shd w:val="clear" w:color="auto" w:fill="FFFFFF"/>
        <w:spacing w:before="0" w:beforeAutospacing="0" w:after="0" w:afterAutospacing="0"/>
        <w:rPr>
          <w:rFonts w:ascii="Nunito" w:hAnsi="Nunito"/>
          <w:color w:val="273239"/>
          <w:spacing w:val="2"/>
          <w:sz w:val="26"/>
          <w:szCs w:val="26"/>
          <w:bdr w:val="none" w:sz="0" w:space="0" w:color="auto" w:frame="1"/>
        </w:rPr>
      </w:pPr>
      <w:r w:rsidRPr="00474D3C">
        <w:rPr>
          <w:rFonts w:ascii="Nunito" w:hAnsi="Nunito"/>
          <w:b/>
          <w:bCs/>
          <w:color w:val="273239"/>
          <w:spacing w:val="2"/>
          <w:sz w:val="26"/>
          <w:szCs w:val="26"/>
          <w:bdr w:val="none" w:sz="0" w:space="0" w:color="auto" w:frame="1"/>
        </w:rPr>
        <w:t>10. AI Expert Systems</w:t>
      </w:r>
    </w:p>
    <w:p w14:paraId="42F0FB85"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lastRenderedPageBreak/>
        <w:t>These are computer applications that are developed to solve complex problems pertaining to a specific domain, which is at a level far beyond the reach of a human brain.</w:t>
      </w:r>
    </w:p>
    <w:p w14:paraId="31EDEC4B" w14:textId="77777777" w:rsidR="00DC403D" w:rsidRPr="00474D3C" w:rsidRDefault="00DC403D" w:rsidP="00DC403D">
      <w:pPr>
        <w:pStyle w:val="NormalWeb"/>
        <w:shd w:val="clear" w:color="auto" w:fill="FFFFFF"/>
        <w:spacing w:before="0" w:beforeAutospacing="0" w:after="225" w:afterAutospacing="0"/>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t>It has the following characteristics:</w:t>
      </w:r>
    </w:p>
    <w:p w14:paraId="0F8EBDF5" w14:textId="77777777" w:rsidR="00DC403D" w:rsidRPr="001C75D1" w:rsidRDefault="00DC403D" w:rsidP="001C75D1">
      <w:pPr>
        <w:pStyle w:val="ListParagraph"/>
        <w:numPr>
          <w:ilvl w:val="0"/>
          <w:numId w:val="41"/>
        </w:numPr>
        <w:shd w:val="clear" w:color="auto" w:fill="FFFFFF"/>
        <w:spacing w:after="225"/>
        <w:rPr>
          <w:rFonts w:ascii="Nunito" w:hAnsi="Nunito"/>
          <w:color w:val="273239"/>
          <w:spacing w:val="2"/>
          <w:sz w:val="26"/>
          <w:szCs w:val="26"/>
          <w:bdr w:val="none" w:sz="0" w:space="0" w:color="auto" w:frame="1"/>
        </w:rPr>
      </w:pPr>
      <w:r w:rsidRPr="001C75D1">
        <w:rPr>
          <w:rFonts w:ascii="Nunito" w:hAnsi="Nunito"/>
          <w:color w:val="273239"/>
          <w:spacing w:val="2"/>
          <w:sz w:val="26"/>
          <w:szCs w:val="26"/>
          <w:bdr w:val="none" w:sz="0" w:space="0" w:color="auto" w:frame="1"/>
        </w:rPr>
        <w:t>Reliable</w:t>
      </w:r>
    </w:p>
    <w:p w14:paraId="721A2922" w14:textId="77777777" w:rsidR="00DC403D" w:rsidRPr="001C75D1" w:rsidRDefault="00DC403D" w:rsidP="001C75D1">
      <w:pPr>
        <w:pStyle w:val="ListParagraph"/>
        <w:numPr>
          <w:ilvl w:val="0"/>
          <w:numId w:val="41"/>
        </w:numPr>
        <w:shd w:val="clear" w:color="auto" w:fill="FFFFFF"/>
        <w:spacing w:after="225"/>
        <w:rPr>
          <w:rFonts w:ascii="Nunito" w:hAnsi="Nunito"/>
          <w:color w:val="273239"/>
          <w:spacing w:val="2"/>
          <w:sz w:val="26"/>
          <w:szCs w:val="26"/>
          <w:bdr w:val="none" w:sz="0" w:space="0" w:color="auto" w:frame="1"/>
        </w:rPr>
      </w:pPr>
      <w:r w:rsidRPr="001C75D1">
        <w:rPr>
          <w:rFonts w:ascii="Nunito" w:hAnsi="Nunito"/>
          <w:color w:val="273239"/>
          <w:spacing w:val="2"/>
          <w:sz w:val="26"/>
          <w:szCs w:val="26"/>
          <w:bdr w:val="none" w:sz="0" w:space="0" w:color="auto" w:frame="1"/>
        </w:rPr>
        <w:t>Highly responsive</w:t>
      </w:r>
    </w:p>
    <w:p w14:paraId="19F231ED" w14:textId="092C3C5F" w:rsidR="00DC403D" w:rsidRDefault="00DC403D" w:rsidP="001C75D1">
      <w:pPr>
        <w:pStyle w:val="ListParagraph"/>
        <w:numPr>
          <w:ilvl w:val="0"/>
          <w:numId w:val="41"/>
        </w:numPr>
        <w:shd w:val="clear" w:color="auto" w:fill="FFFFFF"/>
        <w:spacing w:after="225"/>
        <w:rPr>
          <w:rFonts w:ascii="Nunito" w:hAnsi="Nunito"/>
          <w:color w:val="273239"/>
          <w:spacing w:val="2"/>
          <w:sz w:val="26"/>
          <w:szCs w:val="26"/>
          <w:bdr w:val="none" w:sz="0" w:space="0" w:color="auto" w:frame="1"/>
        </w:rPr>
      </w:pPr>
      <w:r w:rsidRPr="001C75D1">
        <w:rPr>
          <w:rFonts w:ascii="Nunito" w:hAnsi="Nunito"/>
          <w:color w:val="273239"/>
          <w:spacing w:val="2"/>
          <w:sz w:val="26"/>
          <w:szCs w:val="26"/>
          <w:bdr w:val="none" w:sz="0" w:space="0" w:color="auto" w:frame="1"/>
        </w:rPr>
        <w:t>Understandable</w:t>
      </w:r>
    </w:p>
    <w:p w14:paraId="410A3E4B" w14:textId="77777777" w:rsidR="00BB7DBE" w:rsidRDefault="00BB7DBE" w:rsidP="00BB7DBE">
      <w:pPr>
        <w:shd w:val="clear" w:color="auto" w:fill="FFFFFF"/>
        <w:spacing w:after="225"/>
        <w:rPr>
          <w:rFonts w:ascii="Nunito" w:hAnsi="Nunito"/>
          <w:color w:val="273239"/>
          <w:spacing w:val="2"/>
          <w:sz w:val="26"/>
          <w:szCs w:val="26"/>
          <w:bdr w:val="none" w:sz="0" w:space="0" w:color="auto" w:frame="1"/>
        </w:rPr>
      </w:pPr>
    </w:p>
    <w:p w14:paraId="2FCF25E7" w14:textId="77777777" w:rsidR="0069262F" w:rsidRPr="0069262F" w:rsidRDefault="0069262F" w:rsidP="0069262F">
      <w:pPr>
        <w:pStyle w:val="NormalWeb"/>
        <w:shd w:val="clear" w:color="auto" w:fill="FFFFFF"/>
        <w:jc w:val="both"/>
        <w:rPr>
          <w:rFonts w:ascii="Segoe UI" w:hAnsi="Segoe UI" w:cs="Segoe UI"/>
          <w:b/>
          <w:bCs/>
          <w:color w:val="333333"/>
        </w:rPr>
      </w:pPr>
      <w:r w:rsidRPr="0069262F">
        <w:rPr>
          <w:rFonts w:ascii="Segoe UI" w:hAnsi="Segoe UI" w:cs="Segoe UI"/>
          <w:b/>
          <w:bCs/>
          <w:color w:val="333333"/>
        </w:rPr>
        <w:t xml:space="preserve">OBJECTS : An object in Java is the physical as well as a logical entity, </w:t>
      </w:r>
      <w:proofErr w:type="gramStart"/>
      <w:r w:rsidRPr="0069262F">
        <w:rPr>
          <w:rFonts w:ascii="Segoe UI" w:hAnsi="Segoe UI" w:cs="Segoe UI"/>
          <w:b/>
          <w:bCs/>
          <w:color w:val="333333"/>
        </w:rPr>
        <w:t>whereas,</w:t>
      </w:r>
      <w:proofErr w:type="gramEnd"/>
      <w:r w:rsidRPr="0069262F">
        <w:rPr>
          <w:rFonts w:ascii="Segoe UI" w:hAnsi="Segoe UI" w:cs="Segoe UI"/>
          <w:b/>
          <w:bCs/>
          <w:color w:val="333333"/>
        </w:rPr>
        <w:t xml:space="preserve"> a class in Java is a logical entity only.</w:t>
      </w:r>
    </w:p>
    <w:p w14:paraId="38EDE77C" w14:textId="77777777" w:rsidR="0069262F" w:rsidRDefault="0069262F" w:rsidP="0069262F">
      <w:pPr>
        <w:pStyle w:val="Heading3"/>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 xml:space="preserve">What is an object in </w:t>
      </w:r>
      <w:proofErr w:type="gramStart"/>
      <w:r>
        <w:rPr>
          <w:rFonts w:ascii="Helvetica" w:hAnsi="Helvetica"/>
          <w:b/>
          <w:bCs/>
          <w:color w:val="610B38"/>
          <w:sz w:val="38"/>
          <w:szCs w:val="38"/>
        </w:rPr>
        <w:t>Java</w:t>
      </w:r>
      <w:proofErr w:type="gramEnd"/>
    </w:p>
    <w:p w14:paraId="19D64E59" w14:textId="77777777" w:rsidR="0069262F" w:rsidRDefault="0069262F" w:rsidP="0069262F">
      <w:pPr>
        <w:rPr>
          <w:sz w:val="24"/>
          <w:szCs w:val="24"/>
        </w:rPr>
      </w:pPr>
    </w:p>
    <w:p w14:paraId="4D887F0D" w14:textId="77777777" w:rsidR="0069262F" w:rsidRDefault="0069262F" w:rsidP="0069262F">
      <w:pPr>
        <w:pStyle w:val="NormalWeb"/>
        <w:shd w:val="clear" w:color="auto" w:fill="FFFFFF"/>
        <w:jc w:val="both"/>
        <w:rPr>
          <w:rFonts w:ascii="Segoe UI" w:hAnsi="Segoe UI" w:cs="Segoe UI"/>
          <w:color w:val="333333"/>
        </w:rPr>
      </w:pPr>
      <w:r>
        <w:rPr>
          <w:rFonts w:ascii="Segoe UI" w:hAnsi="Segoe UI" w:cs="Segoe UI"/>
          <w:color w:val="333333"/>
        </w:rPr>
        <w:t>An entity that has state and behavior is known as an object e.g., chair, bike, marker, pen, table, car, etc. It can be physical or logical (tangible and intangible). The example of an intangible object is the banking system.</w:t>
      </w:r>
    </w:p>
    <w:p w14:paraId="087F03F2" w14:textId="77777777" w:rsidR="0069262F" w:rsidRDefault="0069262F" w:rsidP="0069262F">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0BC715D0" w14:textId="77777777" w:rsidR="0069262F" w:rsidRPr="008F3D2C" w:rsidRDefault="0069262F" w:rsidP="0069262F">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sidRPr="008F3D2C">
        <w:rPr>
          <w:rFonts w:ascii="Segoe UI" w:hAnsi="Segoe UI" w:cs="Segoe UI"/>
          <w:b/>
          <w:bCs/>
          <w:color w:val="000000"/>
          <w:sz w:val="24"/>
          <w:szCs w:val="24"/>
        </w:rPr>
        <w:t>State:</w:t>
      </w:r>
      <w:r w:rsidRPr="008F3D2C">
        <w:rPr>
          <w:rFonts w:ascii="Segoe UI" w:hAnsi="Segoe UI" w:cs="Segoe UI"/>
          <w:color w:val="000000"/>
          <w:sz w:val="24"/>
          <w:szCs w:val="24"/>
        </w:rPr>
        <w:t> represents the data (value) of an object.</w:t>
      </w:r>
    </w:p>
    <w:p w14:paraId="6F9C7732" w14:textId="77777777" w:rsidR="0069262F" w:rsidRPr="008F3D2C" w:rsidRDefault="0069262F" w:rsidP="0069262F">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sidRPr="008F3D2C">
        <w:rPr>
          <w:rFonts w:ascii="Segoe UI" w:hAnsi="Segoe UI" w:cs="Segoe UI"/>
          <w:b/>
          <w:bCs/>
          <w:color w:val="000000"/>
          <w:sz w:val="24"/>
          <w:szCs w:val="24"/>
        </w:rPr>
        <w:t>Behavior:</w:t>
      </w:r>
      <w:r w:rsidRPr="008F3D2C">
        <w:rPr>
          <w:rFonts w:ascii="Segoe UI" w:hAnsi="Segoe UI" w:cs="Segoe UI"/>
          <w:color w:val="000000"/>
          <w:sz w:val="24"/>
          <w:szCs w:val="24"/>
        </w:rPr>
        <w:t> represents the behavior (functionality) of an object such as deposit, withdraw, etc.</w:t>
      </w:r>
    </w:p>
    <w:p w14:paraId="6095A090" w14:textId="77777777" w:rsidR="0069262F" w:rsidRPr="008F3D2C" w:rsidRDefault="0069262F" w:rsidP="0069262F">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sidRPr="008F3D2C">
        <w:rPr>
          <w:rFonts w:ascii="Segoe UI" w:hAnsi="Segoe UI" w:cs="Segoe UI"/>
          <w:b/>
          <w:bCs/>
          <w:color w:val="000000"/>
          <w:sz w:val="24"/>
          <w:szCs w:val="24"/>
        </w:rPr>
        <w:t>Identity:</w:t>
      </w:r>
      <w:r w:rsidRPr="008F3D2C">
        <w:rPr>
          <w:rFonts w:ascii="Segoe UI" w:hAnsi="Segoe UI" w:cs="Segoe UI"/>
          <w:color w:val="000000"/>
          <w:sz w:val="24"/>
          <w:szCs w:val="24"/>
        </w:rPr>
        <w:t> An object identity is typically implemented via a unique ID. The value of the ID is not visible to the external user. However, it is used internally by the JVM to identify each object uniquely.</w:t>
      </w:r>
    </w:p>
    <w:p w14:paraId="673DA7A0" w14:textId="77777777" w:rsidR="0069262F" w:rsidRPr="00C869FB" w:rsidRDefault="0069262F" w:rsidP="0069262F">
      <w:pPr>
        <w:shd w:val="clear" w:color="auto" w:fill="FFFFFF"/>
        <w:spacing w:before="100" w:beforeAutospacing="1" w:after="100" w:afterAutospacing="1"/>
        <w:jc w:val="both"/>
        <w:rPr>
          <w:rFonts w:ascii="Segoe UI" w:hAnsi="Segoe UI" w:cs="Segoe UI"/>
          <w:color w:val="333333"/>
          <w:sz w:val="24"/>
          <w:szCs w:val="24"/>
        </w:rPr>
      </w:pPr>
      <w:r w:rsidRPr="00C869FB">
        <w:rPr>
          <w:rFonts w:ascii="Segoe UI" w:hAnsi="Segoe UI" w:cs="Segoe UI"/>
          <w:color w:val="333333"/>
          <w:sz w:val="24"/>
          <w:szCs w:val="24"/>
        </w:rPr>
        <w:t>For Example, Pen is an object. Its name is Reynolds; color is white, known as its state. It is used to write, so writing is its behavior.</w:t>
      </w:r>
    </w:p>
    <w:p w14:paraId="435493DE" w14:textId="77777777" w:rsidR="0069262F" w:rsidRPr="00C869FB" w:rsidRDefault="0069262F" w:rsidP="0069262F">
      <w:pPr>
        <w:shd w:val="clear" w:color="auto" w:fill="FFFFFF"/>
        <w:spacing w:before="100" w:beforeAutospacing="1" w:after="100" w:afterAutospacing="1"/>
        <w:jc w:val="both"/>
        <w:rPr>
          <w:rFonts w:ascii="Segoe UI" w:hAnsi="Segoe UI" w:cs="Segoe UI"/>
          <w:color w:val="333333"/>
          <w:sz w:val="24"/>
          <w:szCs w:val="24"/>
        </w:rPr>
      </w:pPr>
      <w:r w:rsidRPr="00C869FB">
        <w:rPr>
          <w:rFonts w:ascii="Segoe UI" w:hAnsi="Segoe UI" w:cs="Segoe UI"/>
          <w:b/>
          <w:bCs/>
          <w:color w:val="333333"/>
          <w:sz w:val="24"/>
          <w:szCs w:val="24"/>
        </w:rPr>
        <w:t>An object is an instance of a class.</w:t>
      </w:r>
      <w:r w:rsidRPr="00C869FB">
        <w:rPr>
          <w:rFonts w:ascii="Segoe UI" w:hAnsi="Segoe UI" w:cs="Segoe UI"/>
          <w:color w:val="333333"/>
          <w:sz w:val="24"/>
          <w:szCs w:val="24"/>
        </w:rPr>
        <w:t> A class is a template or blueprint from which objects are created. So, an object is the instance(result) of a class.</w:t>
      </w:r>
    </w:p>
    <w:p w14:paraId="1EB99753" w14:textId="77777777" w:rsidR="0069262F" w:rsidRPr="00C869FB" w:rsidRDefault="0069262F" w:rsidP="0069262F">
      <w:pPr>
        <w:shd w:val="clear" w:color="auto" w:fill="FFFFFF"/>
        <w:spacing w:before="100" w:beforeAutospacing="1" w:after="100" w:afterAutospacing="1"/>
        <w:jc w:val="both"/>
        <w:rPr>
          <w:rFonts w:ascii="Segoe UI" w:hAnsi="Segoe UI" w:cs="Segoe UI"/>
          <w:color w:val="333333"/>
          <w:sz w:val="24"/>
          <w:szCs w:val="24"/>
        </w:rPr>
      </w:pPr>
      <w:r w:rsidRPr="00C869FB">
        <w:rPr>
          <w:rFonts w:ascii="Segoe UI" w:hAnsi="Segoe UI" w:cs="Segoe UI"/>
          <w:b/>
          <w:bCs/>
          <w:color w:val="333333"/>
          <w:sz w:val="24"/>
          <w:szCs w:val="24"/>
        </w:rPr>
        <w:t>Object Definitions:</w:t>
      </w:r>
    </w:p>
    <w:p w14:paraId="50EEFF4D" w14:textId="77777777" w:rsidR="0069262F" w:rsidRPr="00C869FB" w:rsidRDefault="0069262F" w:rsidP="0069262F">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sidRPr="00C869FB">
        <w:rPr>
          <w:rFonts w:ascii="Segoe UI" w:hAnsi="Segoe UI" w:cs="Segoe UI"/>
          <w:color w:val="000000"/>
          <w:sz w:val="24"/>
          <w:szCs w:val="24"/>
        </w:rPr>
        <w:t>An object is </w:t>
      </w:r>
      <w:r w:rsidRPr="00C869FB">
        <w:rPr>
          <w:rFonts w:ascii="Segoe UI" w:hAnsi="Segoe UI" w:cs="Segoe UI"/>
          <w:i/>
          <w:iCs/>
          <w:color w:val="000000"/>
          <w:sz w:val="24"/>
          <w:szCs w:val="24"/>
        </w:rPr>
        <w:t>a real-world entity</w:t>
      </w:r>
      <w:r w:rsidRPr="00C869FB">
        <w:rPr>
          <w:rFonts w:ascii="Segoe UI" w:hAnsi="Segoe UI" w:cs="Segoe UI"/>
          <w:color w:val="000000"/>
          <w:sz w:val="24"/>
          <w:szCs w:val="24"/>
        </w:rPr>
        <w:t>.</w:t>
      </w:r>
    </w:p>
    <w:p w14:paraId="7BC516FE" w14:textId="77777777" w:rsidR="0069262F" w:rsidRPr="00C869FB" w:rsidRDefault="0069262F" w:rsidP="0069262F">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sidRPr="00C869FB">
        <w:rPr>
          <w:rFonts w:ascii="Segoe UI" w:hAnsi="Segoe UI" w:cs="Segoe UI"/>
          <w:color w:val="000000"/>
          <w:sz w:val="24"/>
          <w:szCs w:val="24"/>
        </w:rPr>
        <w:t>An object is </w:t>
      </w:r>
      <w:r w:rsidRPr="00C869FB">
        <w:rPr>
          <w:rFonts w:ascii="Segoe UI" w:hAnsi="Segoe UI" w:cs="Segoe UI"/>
          <w:i/>
          <w:iCs/>
          <w:color w:val="000000"/>
          <w:sz w:val="24"/>
          <w:szCs w:val="24"/>
        </w:rPr>
        <w:t>a runtime entity</w:t>
      </w:r>
      <w:r w:rsidRPr="00C869FB">
        <w:rPr>
          <w:rFonts w:ascii="Segoe UI" w:hAnsi="Segoe UI" w:cs="Segoe UI"/>
          <w:color w:val="000000"/>
          <w:sz w:val="24"/>
          <w:szCs w:val="24"/>
        </w:rPr>
        <w:t>.</w:t>
      </w:r>
    </w:p>
    <w:p w14:paraId="53100F4D" w14:textId="77777777" w:rsidR="0069262F" w:rsidRPr="00C869FB" w:rsidRDefault="0069262F" w:rsidP="0069262F">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sidRPr="00C869FB">
        <w:rPr>
          <w:rFonts w:ascii="Segoe UI" w:hAnsi="Segoe UI" w:cs="Segoe UI"/>
          <w:color w:val="000000"/>
          <w:sz w:val="24"/>
          <w:szCs w:val="24"/>
        </w:rPr>
        <w:t>The object is </w:t>
      </w:r>
      <w:r w:rsidRPr="00C869FB">
        <w:rPr>
          <w:rFonts w:ascii="Segoe UI" w:hAnsi="Segoe UI" w:cs="Segoe UI"/>
          <w:i/>
          <w:iCs/>
          <w:color w:val="000000"/>
          <w:sz w:val="24"/>
          <w:szCs w:val="24"/>
        </w:rPr>
        <w:t>an entity which has state and behavior</w:t>
      </w:r>
      <w:r w:rsidRPr="00C869FB">
        <w:rPr>
          <w:rFonts w:ascii="Segoe UI" w:hAnsi="Segoe UI" w:cs="Segoe UI"/>
          <w:color w:val="000000"/>
          <w:sz w:val="24"/>
          <w:szCs w:val="24"/>
        </w:rPr>
        <w:t>.</w:t>
      </w:r>
    </w:p>
    <w:p w14:paraId="2A27CEB9" w14:textId="77777777" w:rsidR="0069262F" w:rsidRPr="00C869FB" w:rsidRDefault="0069262F" w:rsidP="0069262F">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sidRPr="00C869FB">
        <w:rPr>
          <w:rFonts w:ascii="Segoe UI" w:hAnsi="Segoe UI" w:cs="Segoe UI"/>
          <w:color w:val="000000"/>
          <w:sz w:val="24"/>
          <w:szCs w:val="24"/>
        </w:rPr>
        <w:t>The object is </w:t>
      </w:r>
      <w:r w:rsidRPr="00C869FB">
        <w:rPr>
          <w:rFonts w:ascii="Segoe UI" w:hAnsi="Segoe UI" w:cs="Segoe UI"/>
          <w:i/>
          <w:iCs/>
          <w:color w:val="000000"/>
          <w:sz w:val="24"/>
          <w:szCs w:val="24"/>
        </w:rPr>
        <w:t>an instance of a class</w:t>
      </w:r>
      <w:r w:rsidRPr="00C869FB">
        <w:rPr>
          <w:rFonts w:ascii="Segoe UI" w:hAnsi="Segoe UI" w:cs="Segoe UI"/>
          <w:color w:val="000000"/>
          <w:sz w:val="24"/>
          <w:szCs w:val="24"/>
        </w:rPr>
        <w:t>.</w:t>
      </w:r>
    </w:p>
    <w:p w14:paraId="54324933" w14:textId="77777777" w:rsidR="0069262F" w:rsidRDefault="0069262F" w:rsidP="0069262F">
      <w:pPr>
        <w:pStyle w:val="Heading2"/>
        <w:shd w:val="clear" w:color="auto" w:fill="FFFFFF"/>
        <w:spacing w:line="312" w:lineRule="atLeast"/>
        <w:rPr>
          <w:rFonts w:ascii="Helvetica" w:hAnsi="Helvetica"/>
          <w:b w:val="0"/>
          <w:color w:val="610B38"/>
          <w:sz w:val="38"/>
          <w:szCs w:val="38"/>
        </w:rPr>
      </w:pPr>
      <w:r>
        <w:rPr>
          <w:rFonts w:ascii="Helvetica" w:hAnsi="Helvetica"/>
          <w:b w:val="0"/>
          <w:bCs/>
          <w:color w:val="610B38"/>
          <w:sz w:val="38"/>
          <w:szCs w:val="38"/>
        </w:rPr>
        <w:lastRenderedPageBreak/>
        <w:t>class in Java</w:t>
      </w:r>
    </w:p>
    <w:p w14:paraId="282F19FF" w14:textId="77777777" w:rsidR="0069262F" w:rsidRDefault="0069262F" w:rsidP="0069262F">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20517C4" w14:textId="77777777" w:rsidR="0069262F" w:rsidRDefault="0069262F" w:rsidP="0069262F">
      <w:pPr>
        <w:pStyle w:val="NormalWeb"/>
        <w:shd w:val="clear" w:color="auto" w:fill="FFFFFF"/>
        <w:jc w:val="both"/>
        <w:rPr>
          <w:rFonts w:ascii="Segoe UI" w:hAnsi="Segoe UI" w:cs="Segoe UI"/>
          <w:color w:val="333333"/>
        </w:rPr>
      </w:pPr>
      <w:r>
        <w:rPr>
          <w:rFonts w:ascii="Segoe UI" w:hAnsi="Segoe UI" w:cs="Segoe UI"/>
          <w:color w:val="333333"/>
        </w:rPr>
        <w:t>A class in Java can contain:</w:t>
      </w:r>
    </w:p>
    <w:p w14:paraId="086D82AA" w14:textId="77777777" w:rsidR="0069262F" w:rsidRDefault="0069262F" w:rsidP="0069262F">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6C3A59AB" w14:textId="77777777" w:rsidR="0069262F" w:rsidRDefault="0069262F" w:rsidP="0069262F">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158EF1E1" w14:textId="77777777" w:rsidR="0069262F" w:rsidRDefault="0069262F" w:rsidP="0069262F">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27E208DA" w14:textId="77777777" w:rsidR="0069262F" w:rsidRDefault="0069262F" w:rsidP="0069262F">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257A4AF2" w14:textId="77777777" w:rsidR="0069262F" w:rsidRPr="0069262F" w:rsidRDefault="0069262F" w:rsidP="0069262F">
      <w:pPr>
        <w:numPr>
          <w:ilvl w:val="0"/>
          <w:numId w:val="46"/>
        </w:numPr>
        <w:shd w:val="clear" w:color="auto" w:fill="FFFFFF"/>
        <w:spacing w:before="60" w:after="100" w:afterAutospacing="1" w:line="375" w:lineRule="atLeast"/>
        <w:jc w:val="both"/>
        <w:rPr>
          <w:rStyle w:val="Strong"/>
          <w:rFonts w:ascii="Segoe UI" w:hAnsi="Segoe UI" w:cs="Segoe UI"/>
          <w:b w:val="0"/>
          <w:bCs w:val="0"/>
          <w:color w:val="000000"/>
        </w:rPr>
      </w:pPr>
      <w:r>
        <w:rPr>
          <w:rStyle w:val="Strong"/>
          <w:rFonts w:ascii="Segoe UI" w:hAnsi="Segoe UI" w:cs="Segoe UI"/>
          <w:color w:val="000000"/>
        </w:rPr>
        <w:t>Nested class and interface</w:t>
      </w:r>
    </w:p>
    <w:p w14:paraId="09C5DD36" w14:textId="77777777" w:rsidR="0069262F" w:rsidRDefault="0069262F" w:rsidP="0069262F">
      <w:pPr>
        <w:shd w:val="clear" w:color="auto" w:fill="FFFFFF"/>
        <w:spacing w:before="60" w:after="100" w:afterAutospacing="1" w:line="375" w:lineRule="atLeast"/>
        <w:jc w:val="both"/>
        <w:rPr>
          <w:rStyle w:val="Strong"/>
          <w:rFonts w:ascii="Segoe UI" w:hAnsi="Segoe UI" w:cs="Segoe UI"/>
          <w:color w:val="000000"/>
        </w:rPr>
      </w:pPr>
    </w:p>
    <w:p w14:paraId="5AD9D811" w14:textId="77777777" w:rsidR="003A3061" w:rsidRDefault="003A3061" w:rsidP="003A306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Abstraction Vs Encapsulation</w:t>
      </w:r>
    </w:p>
    <w:p w14:paraId="7242E4D5" w14:textId="77777777" w:rsidR="003A3061" w:rsidRDefault="003A3061" w:rsidP="003A3061">
      <w:pPr>
        <w:pStyle w:val="NormalWeb"/>
        <w:shd w:val="clear" w:color="auto" w:fill="FFFFFF"/>
        <w:jc w:val="both"/>
        <w:rPr>
          <w:rFonts w:ascii="Segoe UI" w:hAnsi="Segoe UI" w:cs="Segoe UI"/>
          <w:color w:val="333333"/>
        </w:rPr>
      </w:pPr>
      <w:r>
        <w:rPr>
          <w:rFonts w:ascii="Segoe UI" w:hAnsi="Segoe UI" w:cs="Segoe UI"/>
          <w:color w:val="333333"/>
        </w:rPr>
        <w:t xml:space="preserve">Java is an object-oriented programming </w:t>
      </w:r>
      <w:proofErr w:type="gramStart"/>
      <w:r>
        <w:rPr>
          <w:rFonts w:ascii="Segoe UI" w:hAnsi="Segoe UI" w:cs="Segoe UI"/>
          <w:color w:val="333333"/>
        </w:rPr>
        <w:t>language</w:t>
      </w:r>
      <w:proofErr w:type="gramEnd"/>
      <w:r>
        <w:rPr>
          <w:rFonts w:ascii="Segoe UI" w:hAnsi="Segoe UI" w:cs="Segoe UI"/>
          <w:color w:val="333333"/>
        </w:rPr>
        <w:t xml:space="preserve"> and it follows </w:t>
      </w:r>
      <w:hyperlink r:id="rId23" w:history="1">
        <w:r>
          <w:rPr>
            <w:rStyle w:val="Hyperlink"/>
            <w:rFonts w:ascii="Segoe UI" w:hAnsi="Segoe UI" w:cs="Segoe UI"/>
            <w:color w:val="008000"/>
          </w:rPr>
          <w:t>OOPs concepts</w:t>
        </w:r>
      </w:hyperlink>
      <w:r>
        <w:rPr>
          <w:rFonts w:ascii="Segoe UI" w:hAnsi="Segoe UI" w:cs="Segoe UI"/>
          <w:color w:val="333333"/>
        </w:rPr>
        <w:t>. The OOPs concepts include </w:t>
      </w:r>
      <w:hyperlink r:id="rId24" w:history="1">
        <w:r>
          <w:rPr>
            <w:rStyle w:val="Hyperlink"/>
            <w:rFonts w:ascii="Segoe UI" w:hAnsi="Segoe UI" w:cs="Segoe UI"/>
            <w:color w:val="008000"/>
          </w:rPr>
          <w:t>classes, objects,</w:t>
        </w:r>
      </w:hyperlink>
      <w:r>
        <w:rPr>
          <w:rFonts w:ascii="Segoe UI" w:hAnsi="Segoe UI" w:cs="Segoe UI"/>
          <w:color w:val="333333"/>
        </w:rPr>
        <w:t> polymorphism, </w:t>
      </w:r>
      <w:hyperlink r:id="rId25" w:history="1">
        <w:r>
          <w:rPr>
            <w:rStyle w:val="Hyperlink"/>
            <w:rFonts w:ascii="Segoe UI" w:hAnsi="Segoe UI" w:cs="Segoe UI"/>
            <w:color w:val="008000"/>
          </w:rPr>
          <w:t>inheritance</w:t>
        </w:r>
      </w:hyperlink>
      <w:r>
        <w:rPr>
          <w:rFonts w:ascii="Segoe UI" w:hAnsi="Segoe UI" w:cs="Segoe UI"/>
          <w:color w:val="333333"/>
        </w:rPr>
        <w:t>. There are two other features of OOPs i.e. </w:t>
      </w:r>
      <w:hyperlink r:id="rId26" w:history="1">
        <w:r>
          <w:rPr>
            <w:rStyle w:val="Hyperlink"/>
            <w:rFonts w:ascii="Segoe UI" w:hAnsi="Segoe UI" w:cs="Segoe UI"/>
            <w:color w:val="008000"/>
          </w:rPr>
          <w:t>abstraction</w:t>
        </w:r>
      </w:hyperlink>
      <w:r>
        <w:rPr>
          <w:rFonts w:ascii="Segoe UI" w:hAnsi="Segoe UI" w:cs="Segoe UI"/>
          <w:color w:val="333333"/>
        </w:rPr>
        <w:t> and </w:t>
      </w:r>
      <w:hyperlink r:id="rId27" w:history="1">
        <w:r>
          <w:rPr>
            <w:rStyle w:val="Hyperlink"/>
            <w:rFonts w:ascii="Segoe UI" w:hAnsi="Segoe UI" w:cs="Segoe UI"/>
            <w:color w:val="008000"/>
          </w:rPr>
          <w:t>encapsulation</w:t>
        </w:r>
      </w:hyperlink>
      <w:r>
        <w:rPr>
          <w:rFonts w:ascii="Segoe UI" w:hAnsi="Segoe UI" w:cs="Segoe UI"/>
          <w:color w:val="333333"/>
        </w:rPr>
        <w:t>. They both seem very similar but totally different in concept and implementation. The </w:t>
      </w:r>
      <w:r>
        <w:rPr>
          <w:rStyle w:val="Strong"/>
          <w:rFonts w:ascii="Segoe UI" w:hAnsi="Segoe UI" w:cs="Segoe UI"/>
          <w:color w:val="333333"/>
        </w:rPr>
        <w:t>major difference between abstraction and encapsulation</w:t>
      </w:r>
      <w:r>
        <w:rPr>
          <w:rFonts w:ascii="Segoe UI" w:hAnsi="Segoe UI" w:cs="Segoe UI"/>
          <w:color w:val="333333"/>
        </w:rPr>
        <w:t> is that abstraction hides the code complexity while encapsulation hides the internal working from the outside world. In this section, we will discuss abstraction and encapsulation and the </w:t>
      </w:r>
      <w:r>
        <w:rPr>
          <w:rStyle w:val="Strong"/>
          <w:rFonts w:ascii="Segoe UI" w:hAnsi="Segoe UI" w:cs="Segoe UI"/>
          <w:color w:val="333333"/>
        </w:rPr>
        <w:t>differences between abstraction and encapsulation in Java</w:t>
      </w:r>
      <w:r>
        <w:rPr>
          <w:rFonts w:ascii="Segoe UI" w:hAnsi="Segoe UI" w:cs="Segoe UI"/>
          <w:color w:val="333333"/>
        </w:rPr>
        <w:t>.</w:t>
      </w:r>
    </w:p>
    <w:p w14:paraId="0B51A55C" w14:textId="77777777" w:rsidR="003A3061" w:rsidRDefault="003A3061" w:rsidP="003A306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Abstraction</w:t>
      </w:r>
    </w:p>
    <w:p w14:paraId="56417624" w14:textId="77777777" w:rsidR="003A3061" w:rsidRDefault="003A3061" w:rsidP="003A3061">
      <w:pPr>
        <w:pStyle w:val="NormalWeb"/>
        <w:shd w:val="clear" w:color="auto" w:fill="FFFFFF"/>
        <w:jc w:val="both"/>
        <w:rPr>
          <w:rFonts w:ascii="Segoe UI" w:hAnsi="Segoe UI" w:cs="Segoe UI"/>
          <w:color w:val="333333"/>
        </w:rPr>
      </w:pPr>
      <w:r>
        <w:rPr>
          <w:rFonts w:ascii="Segoe UI" w:hAnsi="Segoe UI" w:cs="Segoe UI"/>
          <w:color w:val="333333"/>
        </w:rPr>
        <w:t>It is a feature of OOPs. It is used to hide the unnecessary information or data from the user but shows the essential data that is useful for the user. It can be achieved by using the </w:t>
      </w:r>
      <w:hyperlink r:id="rId28" w:history="1">
        <w:r>
          <w:rPr>
            <w:rStyle w:val="Hyperlink"/>
            <w:rFonts w:ascii="Segoe UI" w:hAnsi="Segoe UI" w:cs="Segoe UI"/>
            <w:color w:val="008000"/>
          </w:rPr>
          <w:t>interface</w:t>
        </w:r>
      </w:hyperlink>
      <w:r>
        <w:rPr>
          <w:rFonts w:ascii="Segoe UI" w:hAnsi="Segoe UI" w:cs="Segoe UI"/>
          <w:color w:val="333333"/>
        </w:rPr>
        <w:t> and the </w:t>
      </w:r>
      <w:hyperlink r:id="rId29" w:history="1">
        <w:r>
          <w:rPr>
            <w:rStyle w:val="Hyperlink"/>
            <w:rFonts w:ascii="Segoe UI" w:hAnsi="Segoe UI" w:cs="Segoe UI"/>
            <w:color w:val="008000"/>
          </w:rPr>
          <w:t>abstract class</w:t>
        </w:r>
      </w:hyperlink>
      <w:r>
        <w:rPr>
          <w:rFonts w:ascii="Segoe UI" w:hAnsi="Segoe UI" w:cs="Segoe UI"/>
          <w:color w:val="333333"/>
        </w:rPr>
        <w:t>. In interfaces, only the methods are exposed to the end-user. The best example of abstraction is a </w:t>
      </w:r>
      <w:r>
        <w:rPr>
          <w:rStyle w:val="Strong"/>
          <w:rFonts w:ascii="Segoe UI" w:hAnsi="Segoe UI" w:cs="Segoe UI"/>
          <w:color w:val="333333"/>
        </w:rPr>
        <w:t>TV remote</w:t>
      </w:r>
      <w:r>
        <w:rPr>
          <w:rFonts w:ascii="Segoe UI" w:hAnsi="Segoe UI" w:cs="Segoe UI"/>
          <w:color w:val="333333"/>
        </w:rPr>
        <w:t>. The user only interacts with the outer interface that is nothing but keys. The user only knows which key to press for what function.</w:t>
      </w:r>
    </w:p>
    <w:p w14:paraId="26FBA908" w14:textId="77777777" w:rsidR="00E53EC4" w:rsidRDefault="00E53EC4" w:rsidP="00E53EC4">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Encapsulation</w:t>
      </w:r>
    </w:p>
    <w:p w14:paraId="1F9054AD" w14:textId="77777777" w:rsidR="00E53EC4" w:rsidRDefault="00E53EC4" w:rsidP="00E53EC4">
      <w:pPr>
        <w:pStyle w:val="NormalWeb"/>
        <w:shd w:val="clear" w:color="auto" w:fill="FFFFFF"/>
        <w:jc w:val="both"/>
        <w:rPr>
          <w:rFonts w:ascii="Segoe UI" w:hAnsi="Segoe UI" w:cs="Segoe UI"/>
          <w:color w:val="333333"/>
        </w:rPr>
      </w:pPr>
      <w:r>
        <w:rPr>
          <w:rFonts w:ascii="Segoe UI" w:hAnsi="Segoe UI" w:cs="Segoe UI"/>
          <w:color w:val="333333"/>
        </w:rPr>
        <w:t>It is also a feature of OOP. It is used to bind up the data into a single unit called class. It provides the mechanism which is known as </w:t>
      </w:r>
      <w:r>
        <w:rPr>
          <w:rStyle w:val="Strong"/>
          <w:rFonts w:ascii="Segoe UI" w:hAnsi="Segoe UI" w:cs="Segoe UI"/>
          <w:color w:val="333333"/>
        </w:rPr>
        <w:t>data hiding</w:t>
      </w:r>
      <w:r>
        <w:rPr>
          <w:rFonts w:ascii="Segoe UI" w:hAnsi="Segoe UI" w:cs="Segoe UI"/>
          <w:color w:val="333333"/>
        </w:rPr>
        <w:t>. It is an important feature of OOPs. It prevents to access data members from the outside of the class. It is also necessary from the security point of view.</w:t>
      </w:r>
    </w:p>
    <w:p w14:paraId="2946E548" w14:textId="016DF96F" w:rsidR="0069262F" w:rsidRDefault="008311B8" w:rsidP="0069262F">
      <w:pPr>
        <w:shd w:val="clear" w:color="auto" w:fill="FFFFFF"/>
        <w:spacing w:before="60" w:after="100" w:afterAutospacing="1" w:line="375" w:lineRule="atLeast"/>
        <w:jc w:val="both"/>
        <w:rPr>
          <w:rFonts w:ascii="Segoe UI" w:hAnsi="Segoe UI" w:cs="Segoe UI"/>
          <w:color w:val="000000"/>
        </w:rPr>
      </w:pPr>
      <w:r w:rsidRPr="008311B8">
        <w:rPr>
          <w:rFonts w:ascii="Segoe UI" w:hAnsi="Segoe UI" w:cs="Segoe UI"/>
          <w:noProof/>
          <w:color w:val="000000"/>
        </w:rPr>
        <w:lastRenderedPageBreak/>
        <w:drawing>
          <wp:inline distT="0" distB="0" distL="0" distR="0" wp14:anchorId="7306B6A4" wp14:editId="0A3829DC">
            <wp:extent cx="6282055" cy="4031615"/>
            <wp:effectExtent l="0" t="0" r="4445" b="6985"/>
            <wp:docPr id="189744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40617" name=""/>
                    <pic:cNvPicPr/>
                  </pic:nvPicPr>
                  <pic:blipFill>
                    <a:blip r:embed="rId30"/>
                    <a:stretch>
                      <a:fillRect/>
                    </a:stretch>
                  </pic:blipFill>
                  <pic:spPr>
                    <a:xfrm>
                      <a:off x="0" y="0"/>
                      <a:ext cx="6282055" cy="4031615"/>
                    </a:xfrm>
                    <a:prstGeom prst="rect">
                      <a:avLst/>
                    </a:prstGeom>
                  </pic:spPr>
                </pic:pic>
              </a:graphicData>
            </a:graphic>
          </wp:inline>
        </w:drawing>
      </w:r>
    </w:p>
    <w:p w14:paraId="68D105FB" w14:textId="6C56B6C1" w:rsidR="00415B5B" w:rsidRDefault="00415B5B" w:rsidP="00415B5B">
      <w:pPr>
        <w:pStyle w:val="Heading1"/>
        <w:shd w:val="clear" w:color="auto" w:fill="FFFFFF"/>
        <w:spacing w:before="75" w:line="312" w:lineRule="atLeast"/>
        <w:jc w:val="both"/>
        <w:rPr>
          <w:rFonts w:ascii="Segoe UI" w:hAnsi="Segoe UI" w:cs="Segoe UI"/>
          <w:color w:val="000000"/>
        </w:rPr>
      </w:pPr>
      <w:r>
        <w:rPr>
          <w:rFonts w:ascii="Helvetica" w:hAnsi="Helvetica" w:cs="Helvetica"/>
          <w:b/>
          <w:bCs/>
          <w:color w:val="610B38"/>
          <w:sz w:val="44"/>
          <w:szCs w:val="44"/>
        </w:rPr>
        <w:t>Inheritance in Java</w:t>
      </w:r>
    </w:p>
    <w:p w14:paraId="35DF5151" w14:textId="77777777" w:rsidR="00415B5B" w:rsidRDefault="00415B5B" w:rsidP="00415B5B">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is a mechanism in which one object acquires all the properties and behaviors of a parent object. It is an important part of </w:t>
      </w:r>
      <w:hyperlink r:id="rId31" w:history="1">
        <w:r>
          <w:rPr>
            <w:rStyle w:val="Hyperlink"/>
            <w:rFonts w:ascii="Segoe UI" w:hAnsi="Segoe UI" w:cs="Segoe UI"/>
            <w:color w:val="008000"/>
          </w:rPr>
          <w:t>OOPs</w:t>
        </w:r>
      </w:hyperlink>
      <w:r>
        <w:rPr>
          <w:rFonts w:ascii="Segoe UI" w:hAnsi="Segoe UI" w:cs="Segoe UI"/>
          <w:color w:val="333333"/>
        </w:rPr>
        <w:t> (Object Oriented programming system).</w:t>
      </w:r>
    </w:p>
    <w:p w14:paraId="533F4FD0" w14:textId="77777777" w:rsidR="00415B5B" w:rsidRDefault="00415B5B" w:rsidP="00415B5B">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32"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3EE5D207" w14:textId="77777777" w:rsidR="00415B5B" w:rsidRDefault="00415B5B" w:rsidP="00415B5B">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11B72CDD" w14:textId="77777777" w:rsidR="00415B5B" w:rsidRDefault="00415B5B" w:rsidP="00415B5B">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use inheritance in java</w:t>
      </w:r>
    </w:p>
    <w:p w14:paraId="07802103" w14:textId="77777777" w:rsidR="00CC7D46" w:rsidRDefault="00CC7D46" w:rsidP="00CC7D46"/>
    <w:p w14:paraId="209ADCD9" w14:textId="2D363356" w:rsidR="00CC7D46" w:rsidRDefault="00CC7D46" w:rsidP="00CC7D46">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w:t>
      </w:r>
      <w:r w:rsidRPr="00CC7D46">
        <w:rPr>
          <w:rFonts w:ascii="Segoe UI" w:hAnsi="Segoe UI" w:cs="Segoe UI"/>
          <w:color w:val="000000"/>
        </w:rPr>
        <w:t>Method Overriding</w:t>
      </w:r>
      <w:r>
        <w:rPr>
          <w:rFonts w:ascii="Segoe UI" w:hAnsi="Segoe UI" w:cs="Segoe UI"/>
          <w:color w:val="000000"/>
        </w:rPr>
        <w:t> (so </w:t>
      </w:r>
      <w:r w:rsidRPr="00CC7D46">
        <w:rPr>
          <w:rFonts w:ascii="Segoe UI" w:hAnsi="Segoe UI" w:cs="Segoe UI"/>
          <w:color w:val="000000"/>
        </w:rPr>
        <w:t>runtime polymorphism</w:t>
      </w:r>
      <w:r>
        <w:rPr>
          <w:rFonts w:ascii="Segoe UI" w:hAnsi="Segoe UI" w:cs="Segoe UI"/>
          <w:color w:val="000000"/>
        </w:rPr>
        <w:t> can be achieved).</w:t>
      </w:r>
    </w:p>
    <w:p w14:paraId="701730D1" w14:textId="77777777" w:rsidR="00CC7D46" w:rsidRDefault="00CC7D46" w:rsidP="00CC7D46">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44B8C6C6" w14:textId="77777777" w:rsidR="00CC7D46" w:rsidRDefault="00CC7D46" w:rsidP="00CC7D4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Terms used in </w:t>
      </w:r>
      <w:proofErr w:type="gramStart"/>
      <w:r>
        <w:rPr>
          <w:rFonts w:ascii="Helvetica" w:hAnsi="Helvetica" w:cs="Helvetica"/>
          <w:b/>
          <w:bCs/>
          <w:color w:val="610B4B"/>
          <w:sz w:val="32"/>
          <w:szCs w:val="32"/>
        </w:rPr>
        <w:t>Inheritance</w:t>
      </w:r>
      <w:proofErr w:type="gramEnd"/>
    </w:p>
    <w:p w14:paraId="7FAE75B7" w14:textId="77777777" w:rsidR="00CC7D46" w:rsidRDefault="00CC7D46" w:rsidP="00CC7D46">
      <w:pPr>
        <w:numPr>
          <w:ilvl w:val="0"/>
          <w:numId w:val="4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62E6DAE0" w14:textId="77777777" w:rsidR="00CC7D46" w:rsidRDefault="00CC7D46" w:rsidP="00CC7D46">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4D67A4B5" w14:textId="77777777" w:rsidR="00CC7D46" w:rsidRDefault="00CC7D46" w:rsidP="00CC7D46">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Super Class/Parent Class:</w:t>
      </w:r>
      <w:r>
        <w:rPr>
          <w:rFonts w:ascii="Segoe UI" w:hAnsi="Segoe UI" w:cs="Segoe UI"/>
          <w:color w:val="000000"/>
        </w:rPr>
        <w:t> Superclass is the class from where a subclass inherits the features. It is also called a base class or a parent class.</w:t>
      </w:r>
    </w:p>
    <w:p w14:paraId="1C268BB9" w14:textId="77777777" w:rsidR="00CC7D46" w:rsidRDefault="00CC7D46" w:rsidP="00CC7D46">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3B95A624" w14:textId="77777777" w:rsidR="004B71BE" w:rsidRDefault="004B71BE" w:rsidP="004B71B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Java Inheritance Example</w:t>
      </w:r>
    </w:p>
    <w:p w14:paraId="54A15754" w14:textId="222C5E68" w:rsidR="00CC7D46" w:rsidRDefault="004B71BE" w:rsidP="004B71BE">
      <w:pPr>
        <w:shd w:val="clear" w:color="auto" w:fill="FFFFFF"/>
        <w:spacing w:before="60" w:after="100" w:afterAutospacing="1" w:line="375" w:lineRule="atLeast"/>
        <w:jc w:val="both"/>
        <w:rPr>
          <w:noProof/>
        </w:rPr>
      </w:pPr>
      <w:r>
        <w:rPr>
          <w:noProof/>
        </w:rPr>
        <mc:AlternateContent>
          <mc:Choice Requires="wps">
            <w:drawing>
              <wp:inline distT="0" distB="0" distL="0" distR="0" wp14:anchorId="55ABD19F" wp14:editId="11B5A7A5">
                <wp:extent cx="307975" cy="307975"/>
                <wp:effectExtent l="0" t="0" r="0" b="0"/>
                <wp:docPr id="151108471" name="Rectangle 1" descr="Inheritance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33FF7" id="Rectangle 1" o:spid="_x0000_s1026" alt="Inheritance in Jav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BF2134" w:rsidRPr="00BF2134">
        <w:rPr>
          <w:noProof/>
        </w:rPr>
        <w:t xml:space="preserve"> </w:t>
      </w:r>
      <w:r w:rsidR="00BF2134" w:rsidRPr="00BF2134">
        <w:rPr>
          <w:rFonts w:ascii="Segoe UI" w:hAnsi="Segoe UI" w:cs="Segoe UI"/>
          <w:noProof/>
          <w:color w:val="000000"/>
        </w:rPr>
        <w:drawing>
          <wp:inline distT="0" distB="0" distL="0" distR="0" wp14:anchorId="29C238EE" wp14:editId="1B0ECF1D">
            <wp:extent cx="2654436" cy="2800494"/>
            <wp:effectExtent l="0" t="0" r="0" b="0"/>
            <wp:docPr id="175339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5726" name=""/>
                    <pic:cNvPicPr/>
                  </pic:nvPicPr>
                  <pic:blipFill>
                    <a:blip r:embed="rId33"/>
                    <a:stretch>
                      <a:fillRect/>
                    </a:stretch>
                  </pic:blipFill>
                  <pic:spPr>
                    <a:xfrm>
                      <a:off x="0" y="0"/>
                      <a:ext cx="2654436" cy="2800494"/>
                    </a:xfrm>
                    <a:prstGeom prst="rect">
                      <a:avLst/>
                    </a:prstGeom>
                  </pic:spPr>
                </pic:pic>
              </a:graphicData>
            </a:graphic>
          </wp:inline>
        </w:drawing>
      </w:r>
    </w:p>
    <w:p w14:paraId="64938D6A" w14:textId="27C1D5B1" w:rsidR="00BF2134" w:rsidRDefault="00733700" w:rsidP="004B71BE">
      <w:pPr>
        <w:shd w:val="clear" w:color="auto" w:fill="FFFFFF"/>
        <w:spacing w:before="60" w:after="100" w:afterAutospacing="1" w:line="375" w:lineRule="atLeast"/>
        <w:jc w:val="both"/>
        <w:rPr>
          <w:rFonts w:ascii="Segoe UI" w:hAnsi="Segoe UI" w:cs="Segoe UI"/>
          <w:color w:val="000000"/>
        </w:rPr>
      </w:pPr>
      <w:r w:rsidRPr="00733700">
        <w:rPr>
          <w:rFonts w:ascii="Segoe UI" w:hAnsi="Segoe UI" w:cs="Segoe UI"/>
          <w:noProof/>
          <w:color w:val="000000"/>
        </w:rPr>
        <w:drawing>
          <wp:inline distT="0" distB="0" distL="0" distR="0" wp14:anchorId="522FB620" wp14:editId="382ACDD9">
            <wp:extent cx="6282055" cy="3952240"/>
            <wp:effectExtent l="0" t="0" r="4445" b="0"/>
            <wp:docPr id="106663884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8846" name="Picture 1" descr="A diagram of a program&#10;&#10;Description automatically generated"/>
                    <pic:cNvPicPr/>
                  </pic:nvPicPr>
                  <pic:blipFill>
                    <a:blip r:embed="rId34"/>
                    <a:stretch>
                      <a:fillRect/>
                    </a:stretch>
                  </pic:blipFill>
                  <pic:spPr>
                    <a:xfrm>
                      <a:off x="0" y="0"/>
                      <a:ext cx="6282055" cy="3952240"/>
                    </a:xfrm>
                    <a:prstGeom prst="rect">
                      <a:avLst/>
                    </a:prstGeom>
                  </pic:spPr>
                </pic:pic>
              </a:graphicData>
            </a:graphic>
          </wp:inline>
        </w:drawing>
      </w:r>
    </w:p>
    <w:p w14:paraId="5A33CE0E" w14:textId="4C979FBA" w:rsidR="00733700" w:rsidRDefault="00D36FDA" w:rsidP="004B71BE">
      <w:pPr>
        <w:shd w:val="clear" w:color="auto" w:fill="FFFFFF"/>
        <w:spacing w:before="60" w:after="100" w:afterAutospacing="1" w:line="375" w:lineRule="atLeast"/>
        <w:jc w:val="both"/>
        <w:rPr>
          <w:rFonts w:ascii="Segoe UI" w:hAnsi="Segoe UI" w:cs="Segoe UI"/>
          <w:color w:val="000000"/>
        </w:rPr>
      </w:pPr>
      <w:r w:rsidRPr="00D36FDA">
        <w:rPr>
          <w:rFonts w:ascii="Segoe UI" w:hAnsi="Segoe UI" w:cs="Segoe UI"/>
          <w:noProof/>
          <w:color w:val="000000"/>
        </w:rPr>
        <w:lastRenderedPageBreak/>
        <w:drawing>
          <wp:inline distT="0" distB="0" distL="0" distR="0" wp14:anchorId="6FD78DCA" wp14:editId="1A3F20D0">
            <wp:extent cx="6282055" cy="3329305"/>
            <wp:effectExtent l="0" t="0" r="4445" b="4445"/>
            <wp:docPr id="1377592167" name="Picture 1" descr="A diagram of a group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92167" name="Picture 1" descr="A diagram of a group of objects&#10;&#10;Description automatically generated"/>
                    <pic:cNvPicPr/>
                  </pic:nvPicPr>
                  <pic:blipFill>
                    <a:blip r:embed="rId35"/>
                    <a:stretch>
                      <a:fillRect/>
                    </a:stretch>
                  </pic:blipFill>
                  <pic:spPr>
                    <a:xfrm>
                      <a:off x="0" y="0"/>
                      <a:ext cx="6282055" cy="3329305"/>
                    </a:xfrm>
                    <a:prstGeom prst="rect">
                      <a:avLst/>
                    </a:prstGeom>
                  </pic:spPr>
                </pic:pic>
              </a:graphicData>
            </a:graphic>
          </wp:inline>
        </w:drawing>
      </w:r>
    </w:p>
    <w:p w14:paraId="60831F73" w14:textId="7D6357E7" w:rsidR="004C3F47" w:rsidRPr="004C3F47" w:rsidRDefault="004C3F47" w:rsidP="004B71BE">
      <w:pPr>
        <w:shd w:val="clear" w:color="auto" w:fill="FFFFFF"/>
        <w:spacing w:before="60" w:after="100" w:afterAutospacing="1" w:line="375" w:lineRule="atLeast"/>
        <w:jc w:val="both"/>
        <w:rPr>
          <w:rFonts w:ascii="Segoe UI" w:hAnsi="Segoe UI" w:cs="Segoe UI"/>
          <w:b/>
          <w:bCs/>
          <w:color w:val="000000"/>
        </w:rPr>
      </w:pPr>
      <w:r w:rsidRPr="004C3F47">
        <w:rPr>
          <w:rFonts w:ascii="Segoe UI" w:hAnsi="Segoe UI" w:cs="Segoe UI"/>
          <w:b/>
          <w:bCs/>
          <w:color w:val="000000"/>
          <w:highlight w:val="yellow"/>
        </w:rPr>
        <w:t>OVERLOADING and OVERRIDING</w:t>
      </w:r>
    </w:p>
    <w:p w14:paraId="60F0768F" w14:textId="77777777" w:rsidR="00542D41" w:rsidRDefault="00542D41" w:rsidP="00542D41">
      <w:pPr>
        <w:pStyle w:val="NormalWeb"/>
        <w:shd w:val="clear" w:color="auto" w:fill="FFFFFF"/>
        <w:spacing w:before="0" w:beforeAutospacing="0" w:after="360" w:afterAutospacing="0" w:line="360" w:lineRule="atLeast"/>
        <w:textAlignment w:val="baseline"/>
        <w:rPr>
          <w:rFonts w:ascii="Lato" w:hAnsi="Lato"/>
          <w:color w:val="0A0A23"/>
          <w:sz w:val="30"/>
          <w:szCs w:val="30"/>
        </w:rPr>
      </w:pPr>
      <w:r>
        <w:rPr>
          <w:rFonts w:ascii="Lato" w:hAnsi="Lato"/>
          <w:color w:val="0A0A23"/>
          <w:sz w:val="30"/>
          <w:szCs w:val="30"/>
        </w:rPr>
        <w:t>In Java, method overloading and method overriding both refer to creating different methods that share the same name.</w:t>
      </w:r>
    </w:p>
    <w:p w14:paraId="0401317B"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While the two concepts share some similarities, they are distinct notions with markedly different use cases. Having a firm grasp of them is important in building strong foundational Java skills.</w:t>
      </w:r>
    </w:p>
    <w:p w14:paraId="3CD3F3E1"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In this post, we'll explore the key rules of method overloading and overriding, as well as the differences between them.</w:t>
      </w:r>
    </w:p>
    <w:p w14:paraId="2A3FE16C" w14:textId="77777777" w:rsidR="00542D41" w:rsidRDefault="00542D41" w:rsidP="00542D41">
      <w:pPr>
        <w:pStyle w:val="Heading2"/>
        <w:shd w:val="clear" w:color="auto" w:fill="FFFFFF"/>
        <w:spacing w:before="120" w:after="48"/>
        <w:textAlignment w:val="baseline"/>
        <w:rPr>
          <w:rFonts w:ascii="Segoe UI" w:hAnsi="Segoe UI" w:cs="Segoe UI"/>
          <w:sz w:val="36"/>
          <w:szCs w:val="36"/>
        </w:rPr>
      </w:pPr>
      <w:r>
        <w:rPr>
          <w:rFonts w:ascii="Segoe UI" w:hAnsi="Segoe UI" w:cs="Segoe UI"/>
        </w:rPr>
        <w:t>What is Method Overloading in Java?</w:t>
      </w:r>
    </w:p>
    <w:p w14:paraId="6FB7A82D"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Overloading a method, in simple terms, means creating a different method with the same name in the same class, but with a different parameter list.</w:t>
      </w:r>
    </w:p>
    <w:p w14:paraId="73BBAC2C"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There can be many cases where you might need to handle different types of input for the same operation, and method overloading is one way to handle such cases.</w:t>
      </w:r>
    </w:p>
    <w:p w14:paraId="01C90E7F"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 xml:space="preserve">For example, let's say you want to create a method that performs an addition of two numbers. This calculation is designed to return a number as its output. If your method handles parameters of </w:t>
      </w:r>
      <w:r>
        <w:rPr>
          <w:rFonts w:ascii="Lato" w:hAnsi="Lato"/>
          <w:color w:val="0A0A23"/>
          <w:sz w:val="33"/>
          <w:szCs w:val="33"/>
        </w:rPr>
        <w:lastRenderedPageBreak/>
        <w:t>type </w:t>
      </w:r>
      <w:r>
        <w:rPr>
          <w:rStyle w:val="HTMLCode"/>
          <w:rFonts w:ascii="Roboto Mono" w:hAnsi="Roboto Mono"/>
          <w:color w:val="0A0A23"/>
          <w:sz w:val="26"/>
          <w:szCs w:val="26"/>
          <w:bdr w:val="none" w:sz="0" w:space="0" w:color="auto" w:frame="1"/>
        </w:rPr>
        <w:t>int</w:t>
      </w:r>
      <w:r>
        <w:rPr>
          <w:rFonts w:ascii="Lato" w:hAnsi="Lato"/>
          <w:color w:val="0A0A23"/>
          <w:sz w:val="33"/>
          <w:szCs w:val="33"/>
        </w:rPr>
        <w:t>, attempting to call it by passing values of type </w:t>
      </w:r>
      <w:r>
        <w:rPr>
          <w:rStyle w:val="HTMLCode"/>
          <w:rFonts w:ascii="Roboto Mono" w:hAnsi="Roboto Mono"/>
          <w:color w:val="0A0A23"/>
          <w:sz w:val="26"/>
          <w:szCs w:val="26"/>
          <w:bdr w:val="none" w:sz="0" w:space="0" w:color="auto" w:frame="1"/>
        </w:rPr>
        <w:t>double</w:t>
      </w:r>
      <w:r>
        <w:rPr>
          <w:rFonts w:ascii="Lato" w:hAnsi="Lato"/>
          <w:color w:val="0A0A23"/>
          <w:sz w:val="33"/>
          <w:szCs w:val="33"/>
        </w:rPr>
        <w:t> as arguments results in a compilation error.</w:t>
      </w:r>
    </w:p>
    <w:p w14:paraId="193DD104"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For this reason, you might want to overload the method by creating a new version of that method that is able to handle a different type of input (in this case of type </w:t>
      </w:r>
      <w:r>
        <w:rPr>
          <w:rStyle w:val="HTMLCode"/>
          <w:rFonts w:ascii="Roboto Mono" w:hAnsi="Roboto Mono"/>
          <w:color w:val="0A0A23"/>
          <w:sz w:val="26"/>
          <w:szCs w:val="26"/>
          <w:bdr w:val="none" w:sz="0" w:space="0" w:color="auto" w:frame="1"/>
        </w:rPr>
        <w:t>double</w:t>
      </w:r>
      <w:r>
        <w:rPr>
          <w:rFonts w:ascii="Lato" w:hAnsi="Lato"/>
          <w:color w:val="0A0A23"/>
          <w:sz w:val="33"/>
          <w:szCs w:val="33"/>
        </w:rPr>
        <w:t>):</w:t>
      </w:r>
    </w:p>
    <w:p w14:paraId="738846BE"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Calculator</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0ED205"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p>
    <w:p w14:paraId="299BF258"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sum</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b</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ACDC5B"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a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b</w:t>
      </w:r>
      <w:r>
        <w:rPr>
          <w:rStyle w:val="token"/>
          <w:rFonts w:ascii="inherit" w:hAnsi="inherit"/>
          <w:color w:val="999999"/>
          <w:sz w:val="21"/>
          <w:szCs w:val="21"/>
          <w:bdr w:val="none" w:sz="0" w:space="0" w:color="auto" w:frame="1"/>
        </w:rPr>
        <w:t>;</w:t>
      </w:r>
      <w:proofErr w:type="gramEnd"/>
    </w:p>
    <w:p w14:paraId="288E665A"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9F9559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p>
    <w:p w14:paraId="6D56A72D"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double</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sum</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double</w:t>
      </w:r>
      <w:r>
        <w:rPr>
          <w:rStyle w:val="HTMLCode"/>
          <w:rFonts w:ascii="Consolas" w:hAnsi="Consolas"/>
          <w:color w:val="000000"/>
          <w:bdr w:val="none" w:sz="0" w:space="0" w:color="auto" w:frame="1"/>
        </w:rPr>
        <w:t xml:space="preserve"> 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double</w:t>
      </w:r>
      <w:r>
        <w:rPr>
          <w:rStyle w:val="HTMLCode"/>
          <w:rFonts w:ascii="Consolas" w:hAnsi="Consolas"/>
          <w:color w:val="000000"/>
          <w:bdr w:val="none" w:sz="0" w:space="0" w:color="auto" w:frame="1"/>
        </w:rPr>
        <w:t xml:space="preserve"> b</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0585146"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a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b</w:t>
      </w:r>
      <w:r>
        <w:rPr>
          <w:rStyle w:val="token"/>
          <w:rFonts w:ascii="inherit" w:hAnsi="inherit"/>
          <w:color w:val="999999"/>
          <w:sz w:val="21"/>
          <w:szCs w:val="21"/>
          <w:bdr w:val="none" w:sz="0" w:space="0" w:color="auto" w:frame="1"/>
        </w:rPr>
        <w:t>;</w:t>
      </w:r>
      <w:proofErr w:type="gramEnd"/>
    </w:p>
    <w:p w14:paraId="4732C1D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14460E1" w14:textId="77777777" w:rsidR="00542D41" w:rsidRDefault="00542D41" w:rsidP="00542D41">
      <w:pPr>
        <w:pStyle w:val="HTMLPreformatted"/>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37455B8D"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In the example above, the </w:t>
      </w:r>
      <w:r>
        <w:rPr>
          <w:rStyle w:val="HTMLCode"/>
          <w:rFonts w:ascii="Roboto Mono" w:hAnsi="Roboto Mono"/>
          <w:color w:val="0A0A23"/>
          <w:sz w:val="26"/>
          <w:szCs w:val="26"/>
          <w:bdr w:val="none" w:sz="0" w:space="0" w:color="auto" w:frame="1"/>
        </w:rPr>
        <w:t>sum()</w:t>
      </w:r>
      <w:r>
        <w:rPr>
          <w:rFonts w:ascii="Lato" w:hAnsi="Lato"/>
          <w:color w:val="0A0A23"/>
          <w:sz w:val="33"/>
          <w:szCs w:val="33"/>
        </w:rPr>
        <w:t> method is overloaded, because it is defined more than once within the same class, but with a different parameter list.</w:t>
      </w:r>
    </w:p>
    <w:p w14:paraId="7AD5F275"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A method can also be overloaded by changing the number of parameters. On this basis, the following methods are also legal examples of how the </w:t>
      </w:r>
      <w:r>
        <w:rPr>
          <w:rStyle w:val="HTMLCode"/>
          <w:rFonts w:ascii="Roboto Mono" w:hAnsi="Roboto Mono"/>
          <w:color w:val="0A0A23"/>
          <w:sz w:val="26"/>
          <w:szCs w:val="26"/>
          <w:bdr w:val="none" w:sz="0" w:space="0" w:color="auto" w:frame="1"/>
        </w:rPr>
        <w:t>sum()</w:t>
      </w:r>
      <w:r>
        <w:rPr>
          <w:rFonts w:ascii="Lato" w:hAnsi="Lato"/>
          <w:color w:val="0A0A23"/>
          <w:sz w:val="33"/>
          <w:szCs w:val="33"/>
        </w:rPr>
        <w:t> method can be overloaded, assuming they are placed within the same class:</w:t>
      </w:r>
    </w:p>
    <w:p w14:paraId="7CC36DA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sum</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b</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int</w:t>
      </w:r>
      <w:r>
        <w:rPr>
          <w:rStyle w:val="HTMLCode"/>
          <w:rFonts w:ascii="Consolas" w:hAnsi="Consolas"/>
          <w:color w:val="000000"/>
          <w:bdr w:val="none" w:sz="0" w:space="0" w:color="auto" w:frame="1"/>
        </w:rPr>
        <w:t xml:space="preserve"> c</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053C417"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a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b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gramStart"/>
      <w:r>
        <w:rPr>
          <w:rStyle w:val="HTMLCode"/>
          <w:rFonts w:ascii="Consolas" w:hAnsi="Consolas"/>
          <w:color w:val="000000"/>
          <w:bdr w:val="none" w:sz="0" w:space="0" w:color="auto" w:frame="1"/>
        </w:rPr>
        <w:t>c</w:t>
      </w:r>
      <w:r>
        <w:rPr>
          <w:rStyle w:val="token"/>
          <w:rFonts w:ascii="inherit" w:hAnsi="inherit"/>
          <w:color w:val="999999"/>
          <w:sz w:val="21"/>
          <w:szCs w:val="21"/>
          <w:bdr w:val="none" w:sz="0" w:space="0" w:color="auto" w:frame="1"/>
        </w:rPr>
        <w:t>;</w:t>
      </w:r>
      <w:proofErr w:type="gramEnd"/>
    </w:p>
    <w:p w14:paraId="58968763"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1D4C37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
    <w:p w14:paraId="7A5CB381"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protected</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void</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sum</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15F49E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System</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out</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print</w:t>
      </w:r>
      <w:proofErr w:type="spellEnd"/>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"Nothing to sum"</w:t>
      </w:r>
      <w:proofErr w:type="gramStart"/>
      <w:r>
        <w:rPr>
          <w:rStyle w:val="token"/>
          <w:rFonts w:ascii="inherit" w:hAnsi="inherit"/>
          <w:color w:val="999999"/>
          <w:sz w:val="21"/>
          <w:szCs w:val="21"/>
          <w:bdr w:val="none" w:sz="0" w:space="0" w:color="auto" w:frame="1"/>
        </w:rPr>
        <w:t>);</w:t>
      </w:r>
      <w:proofErr w:type="gramEnd"/>
    </w:p>
    <w:p w14:paraId="4FA42938" w14:textId="77777777" w:rsidR="00542D41" w:rsidRDefault="00542D41" w:rsidP="00542D41">
      <w:pPr>
        <w:pStyle w:val="HTMLPreformatted"/>
        <w:spacing w:line="360" w:lineRule="atLeast"/>
        <w:textAlignment w:val="baseline"/>
        <w:rPr>
          <w:rFonts w:ascii="Consolas" w:hAnsi="Consolas"/>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7CE298D"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Note that, as in some of the examples above, you can also change the return type or the access modifier, but this is not mandatory.</w:t>
      </w:r>
    </w:p>
    <w:p w14:paraId="6B1CE8C0" w14:textId="77777777" w:rsidR="00542D41" w:rsidRDefault="00542D41" w:rsidP="00542D41">
      <w:pPr>
        <w:pStyle w:val="Heading3"/>
        <w:shd w:val="clear" w:color="auto" w:fill="FFFFFF"/>
        <w:spacing w:before="120" w:after="48"/>
        <w:textAlignment w:val="baseline"/>
        <w:rPr>
          <w:rFonts w:ascii="Segoe UI" w:hAnsi="Segoe UI" w:cs="Segoe UI"/>
          <w:color w:val="auto"/>
          <w:sz w:val="27"/>
          <w:szCs w:val="27"/>
        </w:rPr>
      </w:pPr>
      <w:r>
        <w:rPr>
          <w:rFonts w:ascii="Segoe UI" w:hAnsi="Segoe UI" w:cs="Segoe UI"/>
        </w:rPr>
        <w:t>Key Rules of Method Overloading</w:t>
      </w:r>
    </w:p>
    <w:p w14:paraId="4F1A087B"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Remember these rules when overloading a method:</w:t>
      </w:r>
    </w:p>
    <w:p w14:paraId="34C444E7" w14:textId="77777777" w:rsidR="00542D41" w:rsidRDefault="00542D41" w:rsidP="00542D41">
      <w:pPr>
        <w:numPr>
          <w:ilvl w:val="0"/>
          <w:numId w:val="50"/>
        </w:numPr>
        <w:shd w:val="clear" w:color="auto" w:fill="FFFFFF"/>
        <w:spacing w:after="120" w:line="384" w:lineRule="atLeast"/>
        <w:textAlignment w:val="baseline"/>
        <w:rPr>
          <w:rFonts w:ascii="inherit" w:hAnsi="inherit"/>
          <w:color w:val="0A0A23"/>
          <w:sz w:val="33"/>
          <w:szCs w:val="33"/>
        </w:rPr>
      </w:pPr>
      <w:r>
        <w:rPr>
          <w:rFonts w:ascii="inherit" w:hAnsi="inherit"/>
          <w:color w:val="0A0A23"/>
          <w:sz w:val="33"/>
          <w:szCs w:val="33"/>
        </w:rPr>
        <w:t>The overloaded and overloading methods must be in the same class (Note: this includes any methods inherited, even implicitly, from a superclass).</w:t>
      </w:r>
    </w:p>
    <w:p w14:paraId="6894332C" w14:textId="77777777" w:rsidR="00542D41" w:rsidRDefault="00542D41" w:rsidP="00542D41">
      <w:pPr>
        <w:numPr>
          <w:ilvl w:val="0"/>
          <w:numId w:val="50"/>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lastRenderedPageBreak/>
        <w:t xml:space="preserve">The method parameters must </w:t>
      </w:r>
      <w:proofErr w:type="gramStart"/>
      <w:r>
        <w:rPr>
          <w:rFonts w:ascii="inherit" w:hAnsi="inherit"/>
          <w:color w:val="0A0A23"/>
          <w:sz w:val="33"/>
          <w:szCs w:val="33"/>
        </w:rPr>
        <w:t>change:</w:t>
      </w:r>
      <w:proofErr w:type="gramEnd"/>
      <w:r>
        <w:rPr>
          <w:rFonts w:ascii="inherit" w:hAnsi="inherit"/>
          <w:color w:val="0A0A23"/>
          <w:sz w:val="33"/>
          <w:szCs w:val="33"/>
        </w:rPr>
        <w:t xml:space="preserve"> either the number or the type of parameters must be different in the two methods.</w:t>
      </w:r>
    </w:p>
    <w:p w14:paraId="187C1659" w14:textId="77777777" w:rsidR="00542D41" w:rsidRDefault="00542D41" w:rsidP="00542D41">
      <w:pPr>
        <w:numPr>
          <w:ilvl w:val="0"/>
          <w:numId w:val="50"/>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The return type can be freely modified.</w:t>
      </w:r>
    </w:p>
    <w:p w14:paraId="6B72155E" w14:textId="77777777" w:rsidR="00542D41" w:rsidRDefault="00542D41" w:rsidP="00542D41">
      <w:pPr>
        <w:numPr>
          <w:ilvl w:val="0"/>
          <w:numId w:val="50"/>
        </w:numPr>
        <w:shd w:val="clear" w:color="auto" w:fill="FFFFFF"/>
        <w:spacing w:line="384" w:lineRule="atLeast"/>
        <w:textAlignment w:val="baseline"/>
        <w:rPr>
          <w:rFonts w:ascii="inherit" w:hAnsi="inherit"/>
          <w:color w:val="0A0A23"/>
          <w:sz w:val="33"/>
          <w:szCs w:val="33"/>
        </w:rPr>
      </w:pPr>
      <w:r>
        <w:rPr>
          <w:rFonts w:ascii="inherit" w:hAnsi="inherit"/>
          <w:color w:val="0A0A23"/>
          <w:sz w:val="33"/>
          <w:szCs w:val="33"/>
        </w:rPr>
        <w:t>The access modifier (</w:t>
      </w:r>
      <w:r>
        <w:rPr>
          <w:rStyle w:val="HTMLCode"/>
          <w:rFonts w:ascii="Roboto Mono" w:hAnsi="Roboto Mono"/>
          <w:color w:val="0A0A23"/>
          <w:sz w:val="26"/>
          <w:szCs w:val="26"/>
          <w:bdr w:val="none" w:sz="0" w:space="0" w:color="auto" w:frame="1"/>
        </w:rPr>
        <w:t>public</w:t>
      </w:r>
      <w:r>
        <w:rPr>
          <w:rFonts w:ascii="inherit" w:hAnsi="inherit"/>
          <w:color w:val="0A0A23"/>
          <w:sz w:val="33"/>
          <w:szCs w:val="33"/>
        </w:rPr>
        <w:t>, </w:t>
      </w:r>
      <w:r>
        <w:rPr>
          <w:rStyle w:val="HTMLCode"/>
          <w:rFonts w:ascii="Roboto Mono" w:hAnsi="Roboto Mono"/>
          <w:color w:val="0A0A23"/>
          <w:sz w:val="26"/>
          <w:szCs w:val="26"/>
          <w:bdr w:val="none" w:sz="0" w:space="0" w:color="auto" w:frame="1"/>
        </w:rPr>
        <w:t>private</w:t>
      </w:r>
      <w:r>
        <w:rPr>
          <w:rFonts w:ascii="inherit" w:hAnsi="inherit"/>
          <w:color w:val="0A0A23"/>
          <w:sz w:val="33"/>
          <w:szCs w:val="33"/>
        </w:rPr>
        <w:t>, and so on) can be freely modified.</w:t>
      </w:r>
    </w:p>
    <w:p w14:paraId="12AAAA77" w14:textId="77777777" w:rsidR="00542D41" w:rsidRDefault="00542D41" w:rsidP="00542D41">
      <w:pPr>
        <w:numPr>
          <w:ilvl w:val="0"/>
          <w:numId w:val="50"/>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Thrown exceptions, if any, can be freely modified.</w:t>
      </w:r>
    </w:p>
    <w:p w14:paraId="385A5FB0" w14:textId="77777777" w:rsidR="00542D41" w:rsidRDefault="00542D41" w:rsidP="00542D41">
      <w:pPr>
        <w:pStyle w:val="Heading2"/>
        <w:shd w:val="clear" w:color="auto" w:fill="FFFFFF"/>
        <w:spacing w:before="120" w:after="48"/>
        <w:textAlignment w:val="baseline"/>
        <w:rPr>
          <w:rFonts w:ascii="Segoe UI" w:hAnsi="Segoe UI" w:cs="Segoe UI"/>
          <w:sz w:val="36"/>
          <w:szCs w:val="36"/>
        </w:rPr>
      </w:pPr>
      <w:r>
        <w:rPr>
          <w:rFonts w:ascii="Segoe UI" w:hAnsi="Segoe UI" w:cs="Segoe UI"/>
        </w:rPr>
        <w:t>What is Method Overriding in Java?</w:t>
      </w:r>
    </w:p>
    <w:p w14:paraId="7E15AF36"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Method overriding refers to redefining a method in a subclass that already exists in the superclass.</w:t>
      </w:r>
    </w:p>
    <w:p w14:paraId="20EFA760"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When you call an overridden method using an object of the subclass type, Java uses the method's implementation in the subclass rather than the one in the superclass. For this reason, an understanding of the concept of inheritance in Java is important </w:t>
      </w:r>
      <w:proofErr w:type="gramStart"/>
      <w:r>
        <w:rPr>
          <w:rFonts w:ascii="Lato" w:hAnsi="Lato"/>
          <w:color w:val="0A0A23"/>
          <w:sz w:val="33"/>
          <w:szCs w:val="33"/>
        </w:rPr>
        <w:t>in order to</w:t>
      </w:r>
      <w:proofErr w:type="gramEnd"/>
      <w:r>
        <w:rPr>
          <w:rFonts w:ascii="Lato" w:hAnsi="Lato"/>
          <w:color w:val="0A0A23"/>
          <w:sz w:val="33"/>
          <w:szCs w:val="33"/>
        </w:rPr>
        <w:t xml:space="preserve"> get a good grasp of method overriding.</w:t>
      </w:r>
    </w:p>
    <w:p w14:paraId="24F4D1FD"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 xml:space="preserve">Any subclass can generally override any method from a </w:t>
      </w:r>
      <w:proofErr w:type="gramStart"/>
      <w:r>
        <w:rPr>
          <w:rFonts w:ascii="Lato" w:hAnsi="Lato"/>
          <w:color w:val="0A0A23"/>
          <w:sz w:val="33"/>
          <w:szCs w:val="33"/>
        </w:rPr>
        <w:t>superclass, unless</w:t>
      </w:r>
      <w:proofErr w:type="gramEnd"/>
      <w:r>
        <w:rPr>
          <w:rFonts w:ascii="Lato" w:hAnsi="Lato"/>
          <w:color w:val="0A0A23"/>
          <w:sz w:val="33"/>
          <w:szCs w:val="33"/>
        </w:rPr>
        <w:t xml:space="preserve"> a method is marked with the </w:t>
      </w:r>
      <w:r>
        <w:rPr>
          <w:rStyle w:val="HTMLCode"/>
          <w:rFonts w:ascii="Roboto Mono" w:hAnsi="Roboto Mono"/>
          <w:color w:val="0A0A23"/>
          <w:sz w:val="26"/>
          <w:szCs w:val="26"/>
          <w:bdr w:val="none" w:sz="0" w:space="0" w:color="auto" w:frame="1"/>
        </w:rPr>
        <w:t>final</w:t>
      </w:r>
      <w:r>
        <w:rPr>
          <w:rFonts w:ascii="Lato" w:hAnsi="Lato"/>
          <w:color w:val="0A0A23"/>
          <w:sz w:val="33"/>
          <w:szCs w:val="33"/>
        </w:rPr>
        <w:t> or </w:t>
      </w:r>
      <w:r>
        <w:rPr>
          <w:rStyle w:val="HTMLCode"/>
          <w:rFonts w:ascii="Roboto Mono" w:hAnsi="Roboto Mono"/>
          <w:color w:val="0A0A23"/>
          <w:sz w:val="26"/>
          <w:szCs w:val="26"/>
          <w:bdr w:val="none" w:sz="0" w:space="0" w:color="auto" w:frame="1"/>
        </w:rPr>
        <w:t>static</w:t>
      </w:r>
      <w:r>
        <w:rPr>
          <w:rFonts w:ascii="Lato" w:hAnsi="Lato"/>
          <w:color w:val="0A0A23"/>
          <w:sz w:val="33"/>
          <w:szCs w:val="33"/>
        </w:rPr>
        <w:t> keywords. The overriding method must not change the name and parameter list of the overridden method.</w:t>
      </w:r>
    </w:p>
    <w:p w14:paraId="5F288EA8"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While not compulsory, it is good practice to use the </w:t>
      </w:r>
      <w:r>
        <w:rPr>
          <w:rStyle w:val="HTMLCode"/>
          <w:rFonts w:ascii="Roboto Mono" w:hAnsi="Roboto Mono"/>
          <w:color w:val="0A0A23"/>
          <w:sz w:val="26"/>
          <w:szCs w:val="26"/>
          <w:bdr w:val="none" w:sz="0" w:space="0" w:color="auto" w:frame="1"/>
        </w:rPr>
        <w:t>@Override</w:t>
      </w:r>
      <w:r>
        <w:rPr>
          <w:rFonts w:ascii="Lato" w:hAnsi="Lato"/>
          <w:color w:val="0A0A23"/>
          <w:sz w:val="33"/>
          <w:szCs w:val="33"/>
        </w:rPr>
        <w:t xml:space="preserve"> annotation when overriding a method: this annotation will check that the method is being overridden </w:t>
      </w:r>
      <w:proofErr w:type="gramStart"/>
      <w:r>
        <w:rPr>
          <w:rFonts w:ascii="Lato" w:hAnsi="Lato"/>
          <w:color w:val="0A0A23"/>
          <w:sz w:val="33"/>
          <w:szCs w:val="33"/>
        </w:rPr>
        <w:t>correctly, and</w:t>
      </w:r>
      <w:proofErr w:type="gramEnd"/>
      <w:r>
        <w:rPr>
          <w:rFonts w:ascii="Lato" w:hAnsi="Lato"/>
          <w:color w:val="0A0A23"/>
          <w:sz w:val="33"/>
          <w:szCs w:val="33"/>
        </w:rPr>
        <w:t xml:space="preserve"> will warn you if that's not the case.</w:t>
      </w:r>
    </w:p>
    <w:p w14:paraId="31F5A244"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In the following example, you'll see a class </w:t>
      </w:r>
      <w:r>
        <w:rPr>
          <w:rStyle w:val="HTMLCode"/>
          <w:rFonts w:ascii="Roboto Mono" w:hAnsi="Roboto Mono"/>
          <w:color w:val="0A0A23"/>
          <w:sz w:val="26"/>
          <w:szCs w:val="26"/>
          <w:bdr w:val="none" w:sz="0" w:space="0" w:color="auto" w:frame="1"/>
        </w:rPr>
        <w:t>Car</w:t>
      </w:r>
      <w:r>
        <w:rPr>
          <w:rFonts w:ascii="Lato" w:hAnsi="Lato"/>
          <w:color w:val="0A0A23"/>
          <w:sz w:val="33"/>
          <w:szCs w:val="33"/>
        </w:rPr>
        <w:t> that extends the class </w:t>
      </w:r>
      <w:r>
        <w:rPr>
          <w:rStyle w:val="HTMLCode"/>
          <w:rFonts w:ascii="Roboto Mono" w:hAnsi="Roboto Mono"/>
          <w:color w:val="0A0A23"/>
          <w:sz w:val="26"/>
          <w:szCs w:val="26"/>
          <w:bdr w:val="none" w:sz="0" w:space="0" w:color="auto" w:frame="1"/>
        </w:rPr>
        <w:t>Vehicle</w:t>
      </w:r>
      <w:r>
        <w:rPr>
          <w:rFonts w:ascii="Lato" w:hAnsi="Lato"/>
          <w:color w:val="0A0A23"/>
          <w:sz w:val="33"/>
          <w:szCs w:val="33"/>
        </w:rPr>
        <w:t>. The </w:t>
      </w:r>
      <w:r>
        <w:rPr>
          <w:rStyle w:val="HTMLCode"/>
          <w:rFonts w:ascii="Roboto Mono" w:hAnsi="Roboto Mono"/>
          <w:color w:val="0A0A23"/>
          <w:sz w:val="26"/>
          <w:szCs w:val="26"/>
          <w:bdr w:val="none" w:sz="0" w:space="0" w:color="auto" w:frame="1"/>
        </w:rPr>
        <w:t>Car</w:t>
      </w:r>
      <w:r>
        <w:rPr>
          <w:rFonts w:ascii="Lato" w:hAnsi="Lato"/>
          <w:color w:val="0A0A23"/>
          <w:sz w:val="33"/>
          <w:szCs w:val="33"/>
        </w:rPr>
        <w:t> class overrides the </w:t>
      </w:r>
      <w:r>
        <w:rPr>
          <w:rStyle w:val="HTMLCode"/>
          <w:rFonts w:ascii="Roboto Mono" w:hAnsi="Roboto Mono"/>
          <w:color w:val="0A0A23"/>
          <w:sz w:val="26"/>
          <w:szCs w:val="26"/>
          <w:bdr w:val="none" w:sz="0" w:space="0" w:color="auto" w:frame="1"/>
        </w:rPr>
        <w:t>move()</w:t>
      </w:r>
      <w:r>
        <w:rPr>
          <w:rFonts w:ascii="Lato" w:hAnsi="Lato"/>
          <w:color w:val="0A0A23"/>
          <w:sz w:val="33"/>
          <w:szCs w:val="33"/>
        </w:rPr>
        <w:t xml:space="preserve"> method from the superclass, and this is made explicit </w:t>
      </w:r>
      <w:proofErr w:type="gramStart"/>
      <w:r>
        <w:rPr>
          <w:rFonts w:ascii="Lato" w:hAnsi="Lato"/>
          <w:color w:val="0A0A23"/>
          <w:sz w:val="33"/>
          <w:szCs w:val="33"/>
        </w:rPr>
        <w:t>by the use of</w:t>
      </w:r>
      <w:proofErr w:type="gramEnd"/>
      <w:r>
        <w:rPr>
          <w:rFonts w:ascii="Lato" w:hAnsi="Lato"/>
          <w:color w:val="0A0A23"/>
          <w:sz w:val="33"/>
          <w:szCs w:val="33"/>
        </w:rPr>
        <w:t xml:space="preserve"> the </w:t>
      </w:r>
      <w:r>
        <w:rPr>
          <w:rStyle w:val="HTMLCode"/>
          <w:rFonts w:ascii="Roboto Mono" w:hAnsi="Roboto Mono"/>
          <w:color w:val="0A0A23"/>
          <w:sz w:val="26"/>
          <w:szCs w:val="26"/>
          <w:bdr w:val="none" w:sz="0" w:space="0" w:color="auto" w:frame="1"/>
        </w:rPr>
        <w:t>@Override</w:t>
      </w:r>
      <w:r>
        <w:rPr>
          <w:rFonts w:ascii="Lato" w:hAnsi="Lato"/>
          <w:color w:val="0A0A23"/>
          <w:sz w:val="33"/>
          <w:szCs w:val="33"/>
        </w:rPr>
        <w:t> annotation. The two methods are implemented differently in the method body.</w:t>
      </w:r>
    </w:p>
    <w:p w14:paraId="375EDF5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Vehicle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DAC2317"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void</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move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CB128E"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System</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out</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println</w:t>
      </w:r>
      <w:proofErr w:type="spellEnd"/>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"The vehicle is moving"</w:t>
      </w:r>
      <w:proofErr w:type="gramStart"/>
      <w:r>
        <w:rPr>
          <w:rStyle w:val="token"/>
          <w:rFonts w:ascii="inherit" w:hAnsi="inherit"/>
          <w:color w:val="999999"/>
          <w:sz w:val="21"/>
          <w:szCs w:val="21"/>
          <w:bdr w:val="none" w:sz="0" w:space="0" w:color="auto" w:frame="1"/>
        </w:rPr>
        <w:t>);</w:t>
      </w:r>
      <w:proofErr w:type="gramEnd"/>
    </w:p>
    <w:p w14:paraId="0C93AC54"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846C4B8"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DF59524"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p>
    <w:p w14:paraId="01677F2B"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Car</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extends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Vehicle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A86361C"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@Override</w:t>
      </w:r>
    </w:p>
    <w:p w14:paraId="09D6D7CC"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void</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move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2216349"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System</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out</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println</w:t>
      </w:r>
      <w:proofErr w:type="spellEnd"/>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"The car is moving"</w:t>
      </w:r>
      <w:proofErr w:type="gramStart"/>
      <w:r>
        <w:rPr>
          <w:rStyle w:val="token"/>
          <w:rFonts w:ascii="inherit" w:hAnsi="inherit"/>
          <w:color w:val="999999"/>
          <w:sz w:val="21"/>
          <w:szCs w:val="21"/>
          <w:bdr w:val="none" w:sz="0" w:space="0" w:color="auto" w:frame="1"/>
        </w:rPr>
        <w:t>);</w:t>
      </w:r>
      <w:proofErr w:type="gramEnd"/>
    </w:p>
    <w:p w14:paraId="25EAA783"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62904B6" w14:textId="77777777" w:rsidR="00542D41" w:rsidRDefault="00542D41" w:rsidP="00542D41">
      <w:pPr>
        <w:pStyle w:val="HTMLPreformatted"/>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5EA695D4"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choice of which version of </w:t>
      </w:r>
      <w:r>
        <w:rPr>
          <w:rStyle w:val="HTMLCode"/>
          <w:rFonts w:ascii="Roboto Mono" w:hAnsi="Roboto Mono"/>
          <w:color w:val="0A0A23"/>
          <w:sz w:val="26"/>
          <w:szCs w:val="26"/>
          <w:bdr w:val="none" w:sz="0" w:space="0" w:color="auto" w:frame="1"/>
        </w:rPr>
        <w:t>move()</w:t>
      </w:r>
      <w:r>
        <w:rPr>
          <w:rFonts w:ascii="Lato" w:hAnsi="Lato"/>
          <w:color w:val="0A0A23"/>
          <w:sz w:val="33"/>
          <w:szCs w:val="33"/>
        </w:rPr>
        <w:t> will be called is based on the object type the method is being called on. Note that the version of the overridden method that is called is determined at runtime and is based on the object type, not the object reference.</w:t>
      </w:r>
    </w:p>
    <w:p w14:paraId="37CECC72" w14:textId="77777777" w:rsidR="00542D41" w:rsidRDefault="00542D41" w:rsidP="00542D41">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This is illustrated in the following example, particularly in the third call to </w:t>
      </w:r>
      <w:r>
        <w:rPr>
          <w:rStyle w:val="HTMLCode"/>
          <w:rFonts w:ascii="Roboto Mono" w:hAnsi="Roboto Mono"/>
          <w:color w:val="0A0A23"/>
          <w:sz w:val="26"/>
          <w:szCs w:val="26"/>
          <w:bdr w:val="none" w:sz="0" w:space="0" w:color="auto" w:frame="1"/>
        </w:rPr>
        <w:t>move()</w:t>
      </w:r>
      <w:r>
        <w:rPr>
          <w:rFonts w:ascii="Lato" w:hAnsi="Lato"/>
          <w:color w:val="0A0A23"/>
          <w:sz w:val="33"/>
          <w:szCs w:val="33"/>
        </w:rPr>
        <w:t>: while the method is called on an object reference on type </w:t>
      </w:r>
      <w:r>
        <w:rPr>
          <w:rStyle w:val="HTMLCode"/>
          <w:rFonts w:ascii="Roboto Mono" w:hAnsi="Roboto Mono"/>
          <w:color w:val="0A0A23"/>
          <w:sz w:val="26"/>
          <w:szCs w:val="26"/>
          <w:bdr w:val="none" w:sz="0" w:space="0" w:color="auto" w:frame="1"/>
        </w:rPr>
        <w:t>Vehicle</w:t>
      </w:r>
      <w:r>
        <w:rPr>
          <w:rFonts w:ascii="Lato" w:hAnsi="Lato"/>
          <w:color w:val="0A0A23"/>
          <w:sz w:val="33"/>
          <w:szCs w:val="33"/>
        </w:rPr>
        <w:t>, the actual object is of type </w:t>
      </w:r>
      <w:r>
        <w:rPr>
          <w:rStyle w:val="HTMLCode"/>
          <w:rFonts w:ascii="Roboto Mono" w:hAnsi="Roboto Mono"/>
          <w:color w:val="0A0A23"/>
          <w:sz w:val="26"/>
          <w:szCs w:val="26"/>
          <w:bdr w:val="none" w:sz="0" w:space="0" w:color="auto" w:frame="1"/>
        </w:rPr>
        <w:t>Car</w:t>
      </w:r>
      <w:r>
        <w:rPr>
          <w:rFonts w:ascii="Lato" w:hAnsi="Lato"/>
          <w:color w:val="0A0A23"/>
          <w:sz w:val="33"/>
          <w:szCs w:val="33"/>
        </w:rPr>
        <w:t>. The type of the object here is determined at runtime, and the version of the method that is called is therefore the one from the </w:t>
      </w:r>
      <w:r>
        <w:rPr>
          <w:rStyle w:val="HTMLCode"/>
          <w:rFonts w:ascii="Roboto Mono" w:hAnsi="Roboto Mono"/>
          <w:color w:val="0A0A23"/>
          <w:sz w:val="26"/>
          <w:szCs w:val="26"/>
          <w:bdr w:val="none" w:sz="0" w:space="0" w:color="auto" w:frame="1"/>
        </w:rPr>
        <w:t>Car</w:t>
      </w:r>
      <w:r>
        <w:rPr>
          <w:rFonts w:ascii="Lato" w:hAnsi="Lato"/>
          <w:color w:val="0A0A23"/>
          <w:sz w:val="33"/>
          <w:szCs w:val="33"/>
        </w:rPr>
        <w:t> subclass.</w:t>
      </w:r>
    </w:p>
    <w:p w14:paraId="1385F082"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public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static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void</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main</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args</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685C75"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
    <w:p w14:paraId="02AFB4F2"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Vehicle</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vehicle</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Vehicle</w:t>
      </w:r>
      <w:r>
        <w:rPr>
          <w:rStyle w:val="token"/>
          <w:rFonts w:ascii="inherit" w:hAnsi="inherit"/>
          <w:color w:val="999999"/>
          <w:sz w:val="21"/>
          <w:szCs w:val="21"/>
          <w:bdr w:val="none" w:sz="0" w:space="0" w:color="auto" w:frame="1"/>
        </w:rPr>
        <w:t>(</w:t>
      </w:r>
      <w:proofErr w:type="gramStart"/>
      <w:r>
        <w:rPr>
          <w:rStyle w:val="token"/>
          <w:rFonts w:ascii="inherit" w:hAnsi="inherit"/>
          <w:color w:val="999999"/>
          <w:sz w:val="21"/>
          <w:szCs w:val="21"/>
          <w:bdr w:val="none" w:sz="0" w:space="0" w:color="auto" w:frame="1"/>
        </w:rPr>
        <w:t>);</w:t>
      </w:r>
      <w:proofErr w:type="gramEnd"/>
    </w:p>
    <w:p w14:paraId="29BD637C"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vehicle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move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xml:space="preserve">// Prints: The vehicle is </w:t>
      </w:r>
      <w:proofErr w:type="gramStart"/>
      <w:r>
        <w:rPr>
          <w:rStyle w:val="token"/>
          <w:rFonts w:ascii="inherit" w:hAnsi="inherit"/>
          <w:color w:val="708090"/>
          <w:sz w:val="21"/>
          <w:szCs w:val="21"/>
          <w:bdr w:val="none" w:sz="0" w:space="0" w:color="auto" w:frame="1"/>
        </w:rPr>
        <w:t>moving</w:t>
      </w:r>
      <w:proofErr w:type="gramEnd"/>
    </w:p>
    <w:p w14:paraId="619E4F09"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p>
    <w:p w14:paraId="114AE596"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Car</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car</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Car</w:t>
      </w:r>
      <w:r>
        <w:rPr>
          <w:rStyle w:val="token"/>
          <w:rFonts w:ascii="inherit" w:hAnsi="inherit"/>
          <w:color w:val="999999"/>
          <w:sz w:val="21"/>
          <w:szCs w:val="21"/>
          <w:bdr w:val="none" w:sz="0" w:space="0" w:color="auto" w:frame="1"/>
        </w:rPr>
        <w:t>(</w:t>
      </w:r>
      <w:proofErr w:type="gramStart"/>
      <w:r>
        <w:rPr>
          <w:rStyle w:val="token"/>
          <w:rFonts w:ascii="inherit" w:hAnsi="inherit"/>
          <w:color w:val="999999"/>
          <w:sz w:val="21"/>
          <w:szCs w:val="21"/>
          <w:bdr w:val="none" w:sz="0" w:space="0" w:color="auto" w:frame="1"/>
        </w:rPr>
        <w:t>);</w:t>
      </w:r>
      <w:proofErr w:type="gramEnd"/>
    </w:p>
    <w:p w14:paraId="015672C1"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car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move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xml:space="preserve">// Prints: The car is </w:t>
      </w:r>
      <w:proofErr w:type="gramStart"/>
      <w:r>
        <w:rPr>
          <w:rStyle w:val="token"/>
          <w:rFonts w:ascii="inherit" w:hAnsi="inherit"/>
          <w:color w:val="708090"/>
          <w:sz w:val="21"/>
          <w:szCs w:val="21"/>
          <w:bdr w:val="none" w:sz="0" w:space="0" w:color="auto" w:frame="1"/>
        </w:rPr>
        <w:t>moving</w:t>
      </w:r>
      <w:proofErr w:type="gramEnd"/>
    </w:p>
    <w:p w14:paraId="6C7CFF9F"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p>
    <w:p w14:paraId="126768BB"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Vehicle</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secondVehicle</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Car</w:t>
      </w:r>
      <w:r>
        <w:rPr>
          <w:rStyle w:val="token"/>
          <w:rFonts w:ascii="inherit" w:hAnsi="inherit"/>
          <w:color w:val="999999"/>
          <w:sz w:val="21"/>
          <w:szCs w:val="21"/>
          <w:bdr w:val="none" w:sz="0" w:space="0" w:color="auto" w:frame="1"/>
        </w:rPr>
        <w:t>(</w:t>
      </w:r>
      <w:proofErr w:type="gramStart"/>
      <w:r>
        <w:rPr>
          <w:rStyle w:val="token"/>
          <w:rFonts w:ascii="inherit" w:hAnsi="inherit"/>
          <w:color w:val="999999"/>
          <w:sz w:val="21"/>
          <w:szCs w:val="21"/>
          <w:bdr w:val="none" w:sz="0" w:space="0" w:color="auto" w:frame="1"/>
        </w:rPr>
        <w:t>);</w:t>
      </w:r>
      <w:proofErr w:type="gramEnd"/>
    </w:p>
    <w:p w14:paraId="24299797" w14:textId="77777777" w:rsidR="00542D41" w:rsidRDefault="00542D41" w:rsidP="00542D41">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secondVehicle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move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xml:space="preserve">// Prints: The car is </w:t>
      </w:r>
      <w:proofErr w:type="gramStart"/>
      <w:r>
        <w:rPr>
          <w:rStyle w:val="token"/>
          <w:rFonts w:ascii="inherit" w:hAnsi="inherit"/>
          <w:color w:val="708090"/>
          <w:sz w:val="21"/>
          <w:szCs w:val="21"/>
          <w:bdr w:val="none" w:sz="0" w:space="0" w:color="auto" w:frame="1"/>
        </w:rPr>
        <w:t>moving</w:t>
      </w:r>
      <w:proofErr w:type="gramEnd"/>
    </w:p>
    <w:p w14:paraId="6AA94489" w14:textId="77777777" w:rsidR="00542D41" w:rsidRDefault="00542D41" w:rsidP="00542D41">
      <w:pPr>
        <w:pStyle w:val="HTMLPreformatted"/>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7AB71CF3" w14:textId="77777777" w:rsidR="00542D41" w:rsidRDefault="00542D41" w:rsidP="00542D41">
      <w:pPr>
        <w:pStyle w:val="Heading3"/>
        <w:shd w:val="clear" w:color="auto" w:fill="FFFFFF"/>
        <w:spacing w:before="120" w:after="48"/>
        <w:textAlignment w:val="baseline"/>
        <w:rPr>
          <w:rFonts w:ascii="Segoe UI" w:hAnsi="Segoe UI" w:cs="Segoe UI"/>
        </w:rPr>
      </w:pPr>
      <w:r w:rsidRPr="00D91A94">
        <w:rPr>
          <w:rFonts w:ascii="Segoe UI" w:hAnsi="Segoe UI" w:cs="Segoe UI"/>
          <w:highlight w:val="yellow"/>
        </w:rPr>
        <w:t>Key Rules of Method Overriding</w:t>
      </w:r>
    </w:p>
    <w:p w14:paraId="5DDE86AB" w14:textId="77777777" w:rsidR="00542D41" w:rsidRDefault="00542D41" w:rsidP="00542D41">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Remember these rules when overriding a method:</w:t>
      </w:r>
    </w:p>
    <w:p w14:paraId="3CE139A5" w14:textId="77777777" w:rsidR="00542D41" w:rsidRDefault="00542D41" w:rsidP="00542D41">
      <w:pPr>
        <w:numPr>
          <w:ilvl w:val="0"/>
          <w:numId w:val="51"/>
        </w:numPr>
        <w:shd w:val="clear" w:color="auto" w:fill="FFFFFF"/>
        <w:spacing w:after="120" w:line="384" w:lineRule="atLeast"/>
        <w:textAlignment w:val="baseline"/>
        <w:rPr>
          <w:rFonts w:ascii="inherit" w:hAnsi="inherit"/>
          <w:color w:val="0A0A23"/>
          <w:sz w:val="33"/>
          <w:szCs w:val="33"/>
        </w:rPr>
      </w:pPr>
      <w:r>
        <w:rPr>
          <w:rFonts w:ascii="inherit" w:hAnsi="inherit"/>
          <w:color w:val="0A0A23"/>
          <w:sz w:val="33"/>
          <w:szCs w:val="33"/>
        </w:rPr>
        <w:t>The parameter list must not change: the overriding method must take the same number and type of parameters as the overridden method – otherwise, you would just be overloading the method.</w:t>
      </w:r>
    </w:p>
    <w:p w14:paraId="276D3B85" w14:textId="77777777" w:rsidR="00542D41" w:rsidRDefault="00542D41" w:rsidP="00542D41">
      <w:pPr>
        <w:numPr>
          <w:ilvl w:val="0"/>
          <w:numId w:val="51"/>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The return type must not change (Note: if the method returns an object, a subclass of that object is allowed as the return type).</w:t>
      </w:r>
    </w:p>
    <w:p w14:paraId="24912939" w14:textId="77777777" w:rsidR="00542D41" w:rsidRDefault="00542D41" w:rsidP="00542D41">
      <w:pPr>
        <w:numPr>
          <w:ilvl w:val="0"/>
          <w:numId w:val="51"/>
        </w:numPr>
        <w:shd w:val="clear" w:color="auto" w:fill="FFFFFF"/>
        <w:spacing w:line="384" w:lineRule="atLeast"/>
        <w:textAlignment w:val="baseline"/>
        <w:rPr>
          <w:rFonts w:ascii="inherit" w:hAnsi="inherit"/>
          <w:color w:val="0A0A23"/>
          <w:sz w:val="33"/>
          <w:szCs w:val="33"/>
        </w:rPr>
      </w:pPr>
      <w:r>
        <w:rPr>
          <w:rFonts w:ascii="inherit" w:hAnsi="inherit"/>
          <w:color w:val="0A0A23"/>
          <w:sz w:val="33"/>
          <w:szCs w:val="33"/>
        </w:rPr>
        <w:t>The access modifier must be either the same or a less restrictive one (for example, if the overridden method is </w:t>
      </w:r>
      <w:r>
        <w:rPr>
          <w:rStyle w:val="HTMLCode"/>
          <w:rFonts w:ascii="Roboto Mono" w:hAnsi="Roboto Mono"/>
          <w:color w:val="0A0A23"/>
          <w:sz w:val="26"/>
          <w:szCs w:val="26"/>
          <w:bdr w:val="none" w:sz="0" w:space="0" w:color="auto" w:frame="1"/>
        </w:rPr>
        <w:t>protected</w:t>
      </w:r>
      <w:r>
        <w:rPr>
          <w:rFonts w:ascii="inherit" w:hAnsi="inherit"/>
          <w:color w:val="0A0A23"/>
          <w:sz w:val="33"/>
          <w:szCs w:val="33"/>
        </w:rPr>
        <w:t>, you can declare the overriding method as </w:t>
      </w:r>
      <w:r>
        <w:rPr>
          <w:rStyle w:val="HTMLCode"/>
          <w:rFonts w:ascii="Roboto Mono" w:hAnsi="Roboto Mono"/>
          <w:color w:val="0A0A23"/>
          <w:sz w:val="26"/>
          <w:szCs w:val="26"/>
          <w:bdr w:val="none" w:sz="0" w:space="0" w:color="auto" w:frame="1"/>
        </w:rPr>
        <w:t>public</w:t>
      </w:r>
      <w:r>
        <w:rPr>
          <w:rFonts w:ascii="inherit" w:hAnsi="inherit"/>
          <w:color w:val="0A0A23"/>
          <w:sz w:val="33"/>
          <w:szCs w:val="33"/>
        </w:rPr>
        <w:t>, but not </w:t>
      </w:r>
      <w:r>
        <w:rPr>
          <w:rStyle w:val="HTMLCode"/>
          <w:rFonts w:ascii="Roboto Mono" w:hAnsi="Roboto Mono"/>
          <w:color w:val="0A0A23"/>
          <w:sz w:val="26"/>
          <w:szCs w:val="26"/>
          <w:bdr w:val="none" w:sz="0" w:space="0" w:color="auto" w:frame="1"/>
        </w:rPr>
        <w:t>private</w:t>
      </w:r>
      <w:r>
        <w:rPr>
          <w:rFonts w:ascii="inherit" w:hAnsi="inherit"/>
          <w:color w:val="0A0A23"/>
          <w:sz w:val="33"/>
          <w:szCs w:val="33"/>
        </w:rPr>
        <w:t>).</w:t>
      </w:r>
    </w:p>
    <w:p w14:paraId="6FE72341" w14:textId="77777777" w:rsidR="00542D41" w:rsidRDefault="00542D41" w:rsidP="00542D41">
      <w:pPr>
        <w:numPr>
          <w:ilvl w:val="0"/>
          <w:numId w:val="51"/>
        </w:numPr>
        <w:shd w:val="clear" w:color="auto" w:fill="FFFFFF"/>
        <w:spacing w:before="120" w:after="120" w:line="384" w:lineRule="atLeast"/>
        <w:textAlignment w:val="baseline"/>
        <w:rPr>
          <w:rFonts w:ascii="inherit" w:hAnsi="inherit"/>
          <w:color w:val="0A0A23"/>
          <w:sz w:val="33"/>
          <w:szCs w:val="33"/>
        </w:rPr>
      </w:pPr>
      <w:r>
        <w:rPr>
          <w:rFonts w:ascii="inherit" w:hAnsi="inherit"/>
          <w:color w:val="0A0A23"/>
          <w:sz w:val="33"/>
          <w:szCs w:val="33"/>
        </w:rPr>
        <w:t>Thrown checked exceptions, if any, can be removed or reduced by the overriding method. This means that the overriding method can throw the same checked exception as the overridden method, or a subclass of that checked exception, but not a broader exception. This restriction does not apply to unchecked exceptions.</w:t>
      </w:r>
    </w:p>
    <w:p w14:paraId="3DA507AF" w14:textId="77777777" w:rsidR="004C3F47" w:rsidRDefault="004C3F47" w:rsidP="004C3F47">
      <w:pPr>
        <w:shd w:val="clear" w:color="auto" w:fill="FFFFFF"/>
        <w:spacing w:before="120" w:after="120" w:line="384" w:lineRule="atLeast"/>
        <w:textAlignment w:val="baseline"/>
        <w:rPr>
          <w:rFonts w:ascii="inherit" w:hAnsi="inherit"/>
          <w:color w:val="0A0A23"/>
          <w:sz w:val="33"/>
          <w:szCs w:val="33"/>
        </w:rPr>
      </w:pPr>
    </w:p>
    <w:p w14:paraId="38FF2380" w14:textId="1BDAAB42" w:rsidR="00010567" w:rsidRPr="00010567" w:rsidRDefault="00010567" w:rsidP="00010567">
      <w:pPr>
        <w:shd w:val="clear" w:color="auto" w:fill="FFFFFF"/>
        <w:spacing w:before="120" w:after="120" w:line="384" w:lineRule="atLeast"/>
        <w:jc w:val="center"/>
        <w:textAlignment w:val="baseline"/>
        <w:rPr>
          <w:rFonts w:ascii="inherit" w:hAnsi="inherit"/>
          <w:b/>
          <w:bCs/>
          <w:color w:val="0A0A23"/>
          <w:sz w:val="33"/>
          <w:szCs w:val="33"/>
          <w:lang w:val="pt-BR"/>
        </w:rPr>
      </w:pPr>
      <w:r w:rsidRPr="00010567">
        <w:rPr>
          <w:rFonts w:ascii="inherit" w:hAnsi="inherit"/>
          <w:b/>
          <w:bCs/>
          <w:color w:val="0A0A23"/>
          <w:sz w:val="33"/>
          <w:szCs w:val="33"/>
          <w:lang w:val="pt-BR"/>
        </w:rPr>
        <w:t>JVM -Java Virtual Machine</w:t>
      </w:r>
    </w:p>
    <w:p w14:paraId="13905113" w14:textId="77777777" w:rsidR="00D36FDA" w:rsidRPr="00010567" w:rsidRDefault="00D36FDA" w:rsidP="00010567">
      <w:pPr>
        <w:shd w:val="clear" w:color="auto" w:fill="FFFFFF"/>
        <w:spacing w:before="60" w:after="100" w:afterAutospacing="1" w:line="375" w:lineRule="atLeast"/>
        <w:jc w:val="center"/>
        <w:rPr>
          <w:rFonts w:ascii="Segoe UI" w:hAnsi="Segoe UI" w:cs="Segoe UI"/>
          <w:b/>
          <w:bCs/>
          <w:color w:val="000000"/>
          <w:lang w:val="pt-BR"/>
        </w:rPr>
      </w:pPr>
    </w:p>
    <w:p w14:paraId="7C3F71F5" w14:textId="77777777" w:rsidR="00CC7D46" w:rsidRPr="00010567" w:rsidRDefault="00CC7D46" w:rsidP="00CC7D46">
      <w:pPr>
        <w:rPr>
          <w:lang w:val="pt-BR"/>
        </w:rPr>
      </w:pPr>
    </w:p>
    <w:p w14:paraId="27FC9CD9" w14:textId="77777777" w:rsidR="008B5864" w:rsidRPr="00010567" w:rsidRDefault="008B5864" w:rsidP="0069262F">
      <w:pPr>
        <w:shd w:val="clear" w:color="auto" w:fill="FFFFFF"/>
        <w:spacing w:before="60" w:after="100" w:afterAutospacing="1" w:line="375" w:lineRule="atLeast"/>
        <w:jc w:val="both"/>
        <w:rPr>
          <w:rFonts w:ascii="Segoe UI" w:hAnsi="Segoe UI" w:cs="Segoe UI"/>
          <w:color w:val="000000"/>
          <w:lang w:val="pt-BR"/>
        </w:rPr>
      </w:pPr>
    </w:p>
    <w:p w14:paraId="12CD6E63" w14:textId="77777777" w:rsidR="00BB7DBE" w:rsidRPr="00010567" w:rsidRDefault="00BB7DBE" w:rsidP="00BB7DBE">
      <w:pPr>
        <w:shd w:val="clear" w:color="auto" w:fill="FFFFFF"/>
        <w:spacing w:after="225"/>
        <w:rPr>
          <w:rFonts w:ascii="Nunito" w:hAnsi="Nunito"/>
          <w:color w:val="273239"/>
          <w:spacing w:val="2"/>
          <w:sz w:val="26"/>
          <w:szCs w:val="26"/>
          <w:bdr w:val="none" w:sz="0" w:space="0" w:color="auto" w:frame="1"/>
          <w:lang w:val="pt-BR"/>
        </w:rPr>
      </w:pPr>
    </w:p>
    <w:p w14:paraId="2D1E7047" w14:textId="77777777" w:rsidR="00F71CC9" w:rsidRPr="00010567" w:rsidRDefault="00F71CC9" w:rsidP="00F71CC9">
      <w:pPr>
        <w:shd w:val="clear" w:color="auto" w:fill="FFFFFF"/>
        <w:spacing w:after="225"/>
        <w:rPr>
          <w:rFonts w:ascii="Nunito" w:hAnsi="Nunito"/>
          <w:color w:val="273239"/>
          <w:spacing w:val="2"/>
          <w:sz w:val="26"/>
          <w:szCs w:val="26"/>
          <w:bdr w:val="none" w:sz="0" w:space="0" w:color="auto" w:frame="1"/>
          <w:lang w:val="pt-BR"/>
        </w:rPr>
      </w:pPr>
    </w:p>
    <w:p w14:paraId="21602411" w14:textId="77777777" w:rsidR="00F71CC9" w:rsidRPr="00010567" w:rsidRDefault="00F71CC9" w:rsidP="00F71CC9">
      <w:pPr>
        <w:shd w:val="clear" w:color="auto" w:fill="FFFFFF"/>
        <w:spacing w:after="225"/>
        <w:rPr>
          <w:rFonts w:ascii="Nunito" w:hAnsi="Nunito"/>
          <w:color w:val="273239"/>
          <w:spacing w:val="2"/>
          <w:sz w:val="26"/>
          <w:szCs w:val="26"/>
          <w:bdr w:val="none" w:sz="0" w:space="0" w:color="auto" w:frame="1"/>
          <w:lang w:val="pt-BR"/>
        </w:rPr>
      </w:pPr>
    </w:p>
    <w:p w14:paraId="00547167" w14:textId="77777777" w:rsidR="00F71CC9" w:rsidRPr="00010567" w:rsidRDefault="00F71CC9" w:rsidP="00F71CC9">
      <w:pPr>
        <w:shd w:val="clear" w:color="auto" w:fill="FFFFFF"/>
        <w:spacing w:after="225"/>
        <w:rPr>
          <w:rFonts w:ascii="Nunito" w:hAnsi="Nunito"/>
          <w:color w:val="273239"/>
          <w:spacing w:val="2"/>
          <w:sz w:val="26"/>
          <w:szCs w:val="26"/>
          <w:bdr w:val="none" w:sz="0" w:space="0" w:color="auto" w:frame="1"/>
          <w:lang w:val="pt-BR"/>
        </w:rPr>
      </w:pPr>
    </w:p>
    <w:p w14:paraId="428F2BFF" w14:textId="77777777" w:rsidR="00F71CC9" w:rsidRPr="00010567" w:rsidRDefault="00F71CC9" w:rsidP="00CE700D">
      <w:pPr>
        <w:shd w:val="clear" w:color="auto" w:fill="FFFFFF"/>
        <w:spacing w:after="225"/>
        <w:jc w:val="center"/>
        <w:rPr>
          <w:rFonts w:ascii="Nunito" w:hAnsi="Nunito"/>
          <w:b/>
          <w:bCs/>
          <w:color w:val="273239"/>
          <w:spacing w:val="2"/>
          <w:sz w:val="26"/>
          <w:szCs w:val="26"/>
          <w:bdr w:val="none" w:sz="0" w:space="0" w:color="auto" w:frame="1"/>
          <w:lang w:val="pt-BR"/>
        </w:rPr>
      </w:pPr>
      <w:r w:rsidRPr="00010567">
        <w:rPr>
          <w:rFonts w:ascii="Nunito" w:hAnsi="Nunito"/>
          <w:b/>
          <w:bCs/>
          <w:color w:val="273239"/>
          <w:spacing w:val="2"/>
          <w:sz w:val="26"/>
          <w:szCs w:val="26"/>
          <w:bdr w:val="none" w:sz="0" w:space="0" w:color="auto" w:frame="1"/>
          <w:lang w:val="pt-BR"/>
        </w:rPr>
        <w:t>Java Expressions</w:t>
      </w:r>
    </w:p>
    <w:p w14:paraId="0997BC98"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A Java expression consists of variables, operators, literals, and method calls. To know more about method calls, visit Java methods. For example,</w:t>
      </w:r>
    </w:p>
    <w:p w14:paraId="1D2AC4C0"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
    <w:p w14:paraId="290F86BE" w14:textId="77777777" w:rsidR="00CE700D"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int </w:t>
      </w:r>
      <w:proofErr w:type="gramStart"/>
      <w:r w:rsidRPr="00F71CC9">
        <w:rPr>
          <w:rFonts w:ascii="Nunito" w:hAnsi="Nunito"/>
          <w:color w:val="273239"/>
          <w:spacing w:val="2"/>
          <w:sz w:val="26"/>
          <w:szCs w:val="26"/>
          <w:bdr w:val="none" w:sz="0" w:space="0" w:color="auto" w:frame="1"/>
        </w:rPr>
        <w:t>score;</w:t>
      </w:r>
      <w:proofErr w:type="gramEnd"/>
      <w:r w:rsidRPr="00F71CC9">
        <w:rPr>
          <w:rFonts w:ascii="Nunito" w:hAnsi="Nunito"/>
          <w:color w:val="273239"/>
          <w:spacing w:val="2"/>
          <w:sz w:val="26"/>
          <w:szCs w:val="26"/>
          <w:bdr w:val="none" w:sz="0" w:space="0" w:color="auto" w:frame="1"/>
        </w:rPr>
        <w:t xml:space="preserve"> </w:t>
      </w:r>
    </w:p>
    <w:p w14:paraId="56C33779" w14:textId="3F9A99EA"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score = </w:t>
      </w:r>
      <w:proofErr w:type="gramStart"/>
      <w:r w:rsidRPr="00F71CC9">
        <w:rPr>
          <w:rFonts w:ascii="Nunito" w:hAnsi="Nunito"/>
          <w:color w:val="273239"/>
          <w:spacing w:val="2"/>
          <w:sz w:val="26"/>
          <w:szCs w:val="26"/>
          <w:bdr w:val="none" w:sz="0" w:space="0" w:color="auto" w:frame="1"/>
        </w:rPr>
        <w:t>90;</w:t>
      </w:r>
      <w:proofErr w:type="gramEnd"/>
    </w:p>
    <w:p w14:paraId="1A3407CF"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Here, score = 90 is an expression that returns an int. </w:t>
      </w:r>
    </w:p>
    <w:p w14:paraId="2C79D43A"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Consider another example,</w:t>
      </w:r>
    </w:p>
    <w:p w14:paraId="2D2BD802"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Double a = 2.2, b = 3.4, </w:t>
      </w:r>
      <w:proofErr w:type="gramStart"/>
      <w:r w:rsidRPr="00F71CC9">
        <w:rPr>
          <w:rFonts w:ascii="Nunito" w:hAnsi="Nunito"/>
          <w:color w:val="273239"/>
          <w:spacing w:val="2"/>
          <w:sz w:val="26"/>
          <w:szCs w:val="26"/>
          <w:bdr w:val="none" w:sz="0" w:space="0" w:color="auto" w:frame="1"/>
        </w:rPr>
        <w:t>result;</w:t>
      </w:r>
      <w:proofErr w:type="gramEnd"/>
    </w:p>
    <w:p w14:paraId="060A93A1"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result = a + b - </w:t>
      </w:r>
      <w:proofErr w:type="gramStart"/>
      <w:r w:rsidRPr="00F71CC9">
        <w:rPr>
          <w:rFonts w:ascii="Nunito" w:hAnsi="Nunito"/>
          <w:color w:val="273239"/>
          <w:spacing w:val="2"/>
          <w:sz w:val="26"/>
          <w:szCs w:val="26"/>
          <w:bdr w:val="none" w:sz="0" w:space="0" w:color="auto" w:frame="1"/>
        </w:rPr>
        <w:t>3.4;</w:t>
      </w:r>
      <w:proofErr w:type="gramEnd"/>
    </w:p>
    <w:p w14:paraId="5ECE453A"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Here, a + b - 3.4 is an expression.</w:t>
      </w:r>
    </w:p>
    <w:p w14:paraId="5C40DED4"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if (number1 == number2)</w:t>
      </w:r>
    </w:p>
    <w:p w14:paraId="3FB14634"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w:t>
      </w:r>
      <w:proofErr w:type="spellStart"/>
      <w:r w:rsidRPr="00F71CC9">
        <w:rPr>
          <w:rFonts w:ascii="Nunito" w:hAnsi="Nunito"/>
          <w:color w:val="273239"/>
          <w:spacing w:val="2"/>
          <w:sz w:val="26"/>
          <w:szCs w:val="26"/>
          <w:bdr w:val="none" w:sz="0" w:space="0" w:color="auto" w:frame="1"/>
        </w:rPr>
        <w:t>System.out.println</w:t>
      </w:r>
      <w:proofErr w:type="spellEnd"/>
      <w:r w:rsidRPr="00F71CC9">
        <w:rPr>
          <w:rFonts w:ascii="Nunito" w:hAnsi="Nunito"/>
          <w:color w:val="273239"/>
          <w:spacing w:val="2"/>
          <w:sz w:val="26"/>
          <w:szCs w:val="26"/>
          <w:bdr w:val="none" w:sz="0" w:space="0" w:color="auto" w:frame="1"/>
        </w:rPr>
        <w:t>("Number 1 is larger than number 2"</w:t>
      </w:r>
      <w:proofErr w:type="gramStart"/>
      <w:r w:rsidRPr="00F71CC9">
        <w:rPr>
          <w:rFonts w:ascii="Nunito" w:hAnsi="Nunito"/>
          <w:color w:val="273239"/>
          <w:spacing w:val="2"/>
          <w:sz w:val="26"/>
          <w:szCs w:val="26"/>
          <w:bdr w:val="none" w:sz="0" w:space="0" w:color="auto" w:frame="1"/>
        </w:rPr>
        <w:t>);</w:t>
      </w:r>
      <w:proofErr w:type="gramEnd"/>
    </w:p>
    <w:p w14:paraId="0EDF14E8"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
    <w:p w14:paraId="1F31BDDB"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Here, number1 == number2 is an expression that returns a </w:t>
      </w:r>
      <w:proofErr w:type="spellStart"/>
      <w:r w:rsidRPr="00F71CC9">
        <w:rPr>
          <w:rFonts w:ascii="Nunito" w:hAnsi="Nunito"/>
          <w:color w:val="273239"/>
          <w:spacing w:val="2"/>
          <w:sz w:val="26"/>
          <w:szCs w:val="26"/>
          <w:bdr w:val="none" w:sz="0" w:space="0" w:color="auto" w:frame="1"/>
        </w:rPr>
        <w:t>boolean</w:t>
      </w:r>
      <w:proofErr w:type="spellEnd"/>
      <w:r w:rsidRPr="00F71CC9">
        <w:rPr>
          <w:rFonts w:ascii="Nunito" w:hAnsi="Nunito"/>
          <w:color w:val="273239"/>
          <w:spacing w:val="2"/>
          <w:sz w:val="26"/>
          <w:szCs w:val="26"/>
          <w:bdr w:val="none" w:sz="0" w:space="0" w:color="auto" w:frame="1"/>
        </w:rPr>
        <w:t xml:space="preserve"> value. Similarly, "Number 1 is larger than number 2" is a string expression.</w:t>
      </w:r>
    </w:p>
    <w:p w14:paraId="524D4F87" w14:textId="510BF550"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t>
      </w:r>
    </w:p>
    <w:p w14:paraId="635D54AD" w14:textId="77777777" w:rsidR="00CE700D" w:rsidRDefault="00CE700D" w:rsidP="00F71CC9">
      <w:pPr>
        <w:shd w:val="clear" w:color="auto" w:fill="FFFFFF"/>
        <w:spacing w:after="225"/>
        <w:rPr>
          <w:rFonts w:ascii="Nunito" w:hAnsi="Nunito"/>
          <w:color w:val="273239"/>
          <w:spacing w:val="2"/>
          <w:sz w:val="26"/>
          <w:szCs w:val="26"/>
          <w:bdr w:val="none" w:sz="0" w:space="0" w:color="auto" w:frame="1"/>
        </w:rPr>
      </w:pPr>
    </w:p>
    <w:p w14:paraId="7AF0C721" w14:textId="52CED20E" w:rsidR="00F71CC9" w:rsidRPr="00CE700D" w:rsidRDefault="00F71CC9" w:rsidP="00CE700D">
      <w:pPr>
        <w:shd w:val="clear" w:color="auto" w:fill="FFFFFF"/>
        <w:spacing w:after="225"/>
        <w:jc w:val="center"/>
        <w:rPr>
          <w:rFonts w:ascii="Nunito" w:hAnsi="Nunito"/>
          <w:b/>
          <w:bCs/>
          <w:color w:val="273239"/>
          <w:spacing w:val="2"/>
          <w:sz w:val="26"/>
          <w:szCs w:val="26"/>
          <w:bdr w:val="none" w:sz="0" w:space="0" w:color="auto" w:frame="1"/>
        </w:rPr>
      </w:pPr>
      <w:r w:rsidRPr="00CE700D">
        <w:rPr>
          <w:rFonts w:ascii="Nunito" w:hAnsi="Nunito"/>
          <w:b/>
          <w:bCs/>
          <w:color w:val="273239"/>
          <w:spacing w:val="2"/>
          <w:sz w:val="26"/>
          <w:szCs w:val="26"/>
          <w:bdr w:val="none" w:sz="0" w:space="0" w:color="auto" w:frame="1"/>
        </w:rPr>
        <w:t>Java Statements</w:t>
      </w:r>
    </w:p>
    <w:p w14:paraId="5D513469" w14:textId="076EE483"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In Java, each statement is a complete unit of execution. </w:t>
      </w:r>
    </w:p>
    <w:p w14:paraId="3A4B1985" w14:textId="0D417C5B"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For example,</w:t>
      </w:r>
    </w:p>
    <w:p w14:paraId="6E1ED476"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int score = 9*</w:t>
      </w:r>
      <w:proofErr w:type="gramStart"/>
      <w:r w:rsidRPr="00F71CC9">
        <w:rPr>
          <w:rFonts w:ascii="Nunito" w:hAnsi="Nunito"/>
          <w:color w:val="273239"/>
          <w:spacing w:val="2"/>
          <w:sz w:val="26"/>
          <w:szCs w:val="26"/>
          <w:bdr w:val="none" w:sz="0" w:space="0" w:color="auto" w:frame="1"/>
        </w:rPr>
        <w:t>5;</w:t>
      </w:r>
      <w:proofErr w:type="gramEnd"/>
    </w:p>
    <w:p w14:paraId="2FC9A835"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Here, we have a statement. The complete execution of this statement involves multiplying integers 9 and 5 and then assigning the result to the variable score.</w:t>
      </w:r>
    </w:p>
    <w:p w14:paraId="6646BE1C"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
    <w:p w14:paraId="472D3155" w14:textId="0AECFF1B"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In the above statement, we have an expression 9 * 5. </w:t>
      </w:r>
    </w:p>
    <w:p w14:paraId="0E29BDFA" w14:textId="6CDA666F"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In Java, expressions are part of statements.</w:t>
      </w:r>
    </w:p>
    <w:p w14:paraId="6106FA57" w14:textId="415B2ADA" w:rsidR="00F71CC9" w:rsidRPr="00F71CC9" w:rsidRDefault="00F71CC9" w:rsidP="00CE700D">
      <w:pPr>
        <w:shd w:val="clear" w:color="auto" w:fill="FFFFFF"/>
        <w:spacing w:after="225"/>
        <w:jc w:val="center"/>
        <w:rPr>
          <w:rFonts w:ascii="Nunito" w:hAnsi="Nunito"/>
          <w:color w:val="273239"/>
          <w:spacing w:val="2"/>
          <w:sz w:val="26"/>
          <w:szCs w:val="26"/>
          <w:bdr w:val="none" w:sz="0" w:space="0" w:color="auto" w:frame="1"/>
        </w:rPr>
      </w:pPr>
      <w:r w:rsidRPr="00CE700D">
        <w:rPr>
          <w:rFonts w:ascii="Nunito" w:hAnsi="Nunito"/>
          <w:b/>
          <w:bCs/>
          <w:color w:val="273239"/>
          <w:spacing w:val="2"/>
          <w:sz w:val="26"/>
          <w:szCs w:val="26"/>
          <w:bdr w:val="none" w:sz="0" w:space="0" w:color="auto" w:frame="1"/>
        </w:rPr>
        <w:t>Expression statements</w:t>
      </w:r>
    </w:p>
    <w:p w14:paraId="28714F00" w14:textId="3C8B1888"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We can convert an expression into a statement by terminating the expression with a ;. These are known as expression statements. For example,</w:t>
      </w:r>
    </w:p>
    <w:p w14:paraId="1DF06C2C"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expression</w:t>
      </w:r>
    </w:p>
    <w:p w14:paraId="2B729E2A"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number = 10</w:t>
      </w:r>
    </w:p>
    <w:p w14:paraId="672A845A"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statement</w:t>
      </w:r>
    </w:p>
    <w:p w14:paraId="65245B64"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number = </w:t>
      </w:r>
      <w:proofErr w:type="gramStart"/>
      <w:r w:rsidRPr="00F71CC9">
        <w:rPr>
          <w:rFonts w:ascii="Nunito" w:hAnsi="Nunito"/>
          <w:color w:val="273239"/>
          <w:spacing w:val="2"/>
          <w:sz w:val="26"/>
          <w:szCs w:val="26"/>
          <w:bdr w:val="none" w:sz="0" w:space="0" w:color="auto" w:frame="1"/>
        </w:rPr>
        <w:t>10;</w:t>
      </w:r>
      <w:proofErr w:type="gramEnd"/>
    </w:p>
    <w:p w14:paraId="3F7448D7" w14:textId="0E90DA45"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In the above example, we have an expression number = 10. Here, by adding a semicolon (;), we have converted the expression into a statement (number = 10;).</w:t>
      </w:r>
    </w:p>
    <w:p w14:paraId="0DEF9193" w14:textId="1E41D59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Consider another example,</w:t>
      </w:r>
    </w:p>
    <w:p w14:paraId="3AB05FC9"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expression</w:t>
      </w:r>
    </w:p>
    <w:p w14:paraId="1B578261"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++number</w:t>
      </w:r>
    </w:p>
    <w:p w14:paraId="07318D59"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statement</w:t>
      </w:r>
    </w:p>
    <w:p w14:paraId="13083519"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t>
      </w:r>
      <w:proofErr w:type="gramStart"/>
      <w:r w:rsidRPr="00F71CC9">
        <w:rPr>
          <w:rFonts w:ascii="Nunito" w:hAnsi="Nunito"/>
          <w:color w:val="273239"/>
          <w:spacing w:val="2"/>
          <w:sz w:val="26"/>
          <w:szCs w:val="26"/>
          <w:bdr w:val="none" w:sz="0" w:space="0" w:color="auto" w:frame="1"/>
        </w:rPr>
        <w:t>number;</w:t>
      </w:r>
      <w:proofErr w:type="gramEnd"/>
    </w:p>
    <w:p w14:paraId="6FBF2268" w14:textId="2DACEA7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Similarly, ++number is an expression whereas ++number; is a statement.</w:t>
      </w:r>
    </w:p>
    <w:p w14:paraId="0B816E5D" w14:textId="77777777" w:rsidR="0005737C" w:rsidRDefault="0005737C" w:rsidP="0005737C">
      <w:pPr>
        <w:shd w:val="clear" w:color="auto" w:fill="FFFFFF"/>
        <w:spacing w:after="225"/>
        <w:jc w:val="center"/>
        <w:rPr>
          <w:rFonts w:ascii="Nunito" w:hAnsi="Nunito"/>
          <w:b/>
          <w:bCs/>
          <w:color w:val="273239"/>
          <w:spacing w:val="2"/>
          <w:sz w:val="26"/>
          <w:szCs w:val="26"/>
          <w:bdr w:val="none" w:sz="0" w:space="0" w:color="auto" w:frame="1"/>
        </w:rPr>
      </w:pPr>
    </w:p>
    <w:p w14:paraId="0EF40639" w14:textId="77777777" w:rsidR="0005737C" w:rsidRDefault="0005737C" w:rsidP="0005737C">
      <w:pPr>
        <w:shd w:val="clear" w:color="auto" w:fill="FFFFFF"/>
        <w:spacing w:after="225"/>
        <w:jc w:val="center"/>
        <w:rPr>
          <w:rFonts w:ascii="Nunito" w:hAnsi="Nunito"/>
          <w:b/>
          <w:bCs/>
          <w:color w:val="273239"/>
          <w:spacing w:val="2"/>
          <w:sz w:val="26"/>
          <w:szCs w:val="26"/>
          <w:bdr w:val="none" w:sz="0" w:space="0" w:color="auto" w:frame="1"/>
        </w:rPr>
      </w:pPr>
    </w:p>
    <w:p w14:paraId="7C86F065" w14:textId="77777777" w:rsidR="0005737C" w:rsidRDefault="0005737C" w:rsidP="0005737C">
      <w:pPr>
        <w:shd w:val="clear" w:color="auto" w:fill="FFFFFF"/>
        <w:spacing w:after="225"/>
        <w:jc w:val="center"/>
        <w:rPr>
          <w:rFonts w:ascii="Nunito" w:hAnsi="Nunito"/>
          <w:b/>
          <w:bCs/>
          <w:color w:val="273239"/>
          <w:spacing w:val="2"/>
          <w:sz w:val="26"/>
          <w:szCs w:val="26"/>
          <w:bdr w:val="none" w:sz="0" w:space="0" w:color="auto" w:frame="1"/>
        </w:rPr>
      </w:pPr>
    </w:p>
    <w:p w14:paraId="1297EC8A" w14:textId="429F8390" w:rsidR="00F71CC9" w:rsidRPr="0005737C" w:rsidRDefault="00F71CC9" w:rsidP="0005737C">
      <w:pPr>
        <w:shd w:val="clear" w:color="auto" w:fill="FFFFFF"/>
        <w:spacing w:after="225"/>
        <w:jc w:val="center"/>
        <w:rPr>
          <w:rFonts w:ascii="Nunito" w:hAnsi="Nunito"/>
          <w:b/>
          <w:bCs/>
          <w:color w:val="273239"/>
          <w:spacing w:val="2"/>
          <w:sz w:val="26"/>
          <w:szCs w:val="26"/>
          <w:bdr w:val="none" w:sz="0" w:space="0" w:color="auto" w:frame="1"/>
        </w:rPr>
      </w:pPr>
      <w:r w:rsidRPr="0005737C">
        <w:rPr>
          <w:rFonts w:ascii="Nunito" w:hAnsi="Nunito"/>
          <w:b/>
          <w:bCs/>
          <w:color w:val="273239"/>
          <w:spacing w:val="2"/>
          <w:sz w:val="26"/>
          <w:szCs w:val="26"/>
          <w:bdr w:val="none" w:sz="0" w:space="0" w:color="auto" w:frame="1"/>
        </w:rPr>
        <w:t>Declaration Statements</w:t>
      </w:r>
    </w:p>
    <w:p w14:paraId="43ACDEA2" w14:textId="426BE511"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In Java, declaration statements are used for declaring variables. For example,</w:t>
      </w:r>
    </w:p>
    <w:p w14:paraId="59E5CC16"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Double tax = </w:t>
      </w:r>
      <w:proofErr w:type="gramStart"/>
      <w:r w:rsidRPr="00F71CC9">
        <w:rPr>
          <w:rFonts w:ascii="Nunito" w:hAnsi="Nunito"/>
          <w:color w:val="273239"/>
          <w:spacing w:val="2"/>
          <w:sz w:val="26"/>
          <w:szCs w:val="26"/>
          <w:bdr w:val="none" w:sz="0" w:space="0" w:color="auto" w:frame="1"/>
        </w:rPr>
        <w:t>9.5;</w:t>
      </w:r>
      <w:proofErr w:type="gramEnd"/>
    </w:p>
    <w:p w14:paraId="45CB02F9" w14:textId="23A225A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The statement above declares a variable tax which is initialized to 9.5.</w:t>
      </w:r>
    </w:p>
    <w:p w14:paraId="1BB94EC6" w14:textId="6A436DF3"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Note: There are control flow statements that are used in decision making and looping in Java. </w:t>
      </w:r>
    </w:p>
    <w:p w14:paraId="087E4AA8" w14:textId="312292CB" w:rsidR="00F71CC9" w:rsidRPr="00F71CC9" w:rsidRDefault="00F71CC9" w:rsidP="0005737C">
      <w:pPr>
        <w:shd w:val="clear" w:color="auto" w:fill="FFFFFF"/>
        <w:spacing w:after="225"/>
        <w:jc w:val="center"/>
        <w:rPr>
          <w:rFonts w:ascii="Nunito" w:hAnsi="Nunito"/>
          <w:color w:val="273239"/>
          <w:spacing w:val="2"/>
          <w:sz w:val="26"/>
          <w:szCs w:val="26"/>
          <w:bdr w:val="none" w:sz="0" w:space="0" w:color="auto" w:frame="1"/>
        </w:rPr>
      </w:pPr>
      <w:r w:rsidRPr="0005737C">
        <w:rPr>
          <w:rFonts w:ascii="Nunito" w:hAnsi="Nunito"/>
          <w:b/>
          <w:bCs/>
          <w:color w:val="273239"/>
          <w:spacing w:val="2"/>
          <w:sz w:val="26"/>
          <w:szCs w:val="26"/>
          <w:bdr w:val="none" w:sz="0" w:space="0" w:color="auto" w:frame="1"/>
        </w:rPr>
        <w:t>Java Blocks</w:t>
      </w:r>
    </w:p>
    <w:p w14:paraId="33DBB32F" w14:textId="6B731350"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A block is a group of statements (zero or more) that is enclosed in curly braces { }. </w:t>
      </w:r>
    </w:p>
    <w:p w14:paraId="7C3A7B9D" w14:textId="77777777" w:rsidR="0005737C"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For example,</w:t>
      </w:r>
    </w:p>
    <w:p w14:paraId="68ADE6AA" w14:textId="2559AC7A"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class Main {</w:t>
      </w:r>
    </w:p>
    <w:p w14:paraId="59992FA3" w14:textId="6643CCCB"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public static void main(String[] </w:t>
      </w:r>
      <w:proofErr w:type="spellStart"/>
      <w:r w:rsidRPr="00F71CC9">
        <w:rPr>
          <w:rFonts w:ascii="Nunito" w:hAnsi="Nunito"/>
          <w:color w:val="273239"/>
          <w:spacing w:val="2"/>
          <w:sz w:val="26"/>
          <w:szCs w:val="26"/>
          <w:bdr w:val="none" w:sz="0" w:space="0" w:color="auto" w:frame="1"/>
        </w:rPr>
        <w:t>args</w:t>
      </w:r>
      <w:proofErr w:type="spellEnd"/>
      <w:r w:rsidRPr="00F71CC9">
        <w:rPr>
          <w:rFonts w:ascii="Nunito" w:hAnsi="Nunito"/>
          <w:color w:val="273239"/>
          <w:spacing w:val="2"/>
          <w:sz w:val="26"/>
          <w:szCs w:val="26"/>
          <w:bdr w:val="none" w:sz="0" w:space="0" w:color="auto" w:frame="1"/>
        </w:rPr>
        <w:t xml:space="preserve">) {    </w:t>
      </w:r>
      <w:r w:rsidRPr="00F71CC9">
        <w:rPr>
          <w:rFonts w:ascii="Nunito" w:hAnsi="Nunito"/>
          <w:color w:val="273239"/>
          <w:spacing w:val="2"/>
          <w:sz w:val="26"/>
          <w:szCs w:val="26"/>
          <w:bdr w:val="none" w:sz="0" w:space="0" w:color="auto" w:frame="1"/>
        </w:rPr>
        <w:tab/>
      </w:r>
    </w:p>
    <w:p w14:paraId="01B5216B" w14:textId="279D9A6A"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String band = "Beatles</w:t>
      </w:r>
      <w:proofErr w:type="gramStart"/>
      <w:r w:rsidRPr="00F71CC9">
        <w:rPr>
          <w:rFonts w:ascii="Nunito" w:hAnsi="Nunito"/>
          <w:color w:val="273239"/>
          <w:spacing w:val="2"/>
          <w:sz w:val="26"/>
          <w:szCs w:val="26"/>
          <w:bdr w:val="none" w:sz="0" w:space="0" w:color="auto" w:frame="1"/>
        </w:rPr>
        <w:t>";</w:t>
      </w:r>
      <w:proofErr w:type="gramEnd"/>
      <w:r w:rsidRPr="00F71CC9">
        <w:rPr>
          <w:rFonts w:ascii="Nunito" w:hAnsi="Nunito"/>
          <w:color w:val="273239"/>
          <w:spacing w:val="2"/>
          <w:sz w:val="26"/>
          <w:szCs w:val="26"/>
          <w:bdr w:val="none" w:sz="0" w:space="0" w:color="auto" w:frame="1"/>
        </w:rPr>
        <w:t xml:space="preserve">    </w:t>
      </w:r>
      <w:r w:rsidRPr="00F71CC9">
        <w:rPr>
          <w:rFonts w:ascii="Nunito" w:hAnsi="Nunito"/>
          <w:color w:val="273239"/>
          <w:spacing w:val="2"/>
          <w:sz w:val="26"/>
          <w:szCs w:val="26"/>
          <w:bdr w:val="none" w:sz="0" w:space="0" w:color="auto" w:frame="1"/>
        </w:rPr>
        <w:tab/>
      </w:r>
    </w:p>
    <w:p w14:paraId="1CCFB3CE"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if (band == "Beatles") { // start of block</w:t>
      </w:r>
    </w:p>
    <w:p w14:paraId="6731A693"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w:t>
      </w:r>
      <w:proofErr w:type="spellStart"/>
      <w:r w:rsidRPr="00F71CC9">
        <w:rPr>
          <w:rFonts w:ascii="Nunito" w:hAnsi="Nunito"/>
          <w:color w:val="273239"/>
          <w:spacing w:val="2"/>
          <w:sz w:val="26"/>
          <w:szCs w:val="26"/>
          <w:bdr w:val="none" w:sz="0" w:space="0" w:color="auto" w:frame="1"/>
        </w:rPr>
        <w:t>System.out.print</w:t>
      </w:r>
      <w:proofErr w:type="spellEnd"/>
      <w:r w:rsidRPr="00F71CC9">
        <w:rPr>
          <w:rFonts w:ascii="Nunito" w:hAnsi="Nunito"/>
          <w:color w:val="273239"/>
          <w:spacing w:val="2"/>
          <w:sz w:val="26"/>
          <w:szCs w:val="26"/>
          <w:bdr w:val="none" w:sz="0" w:space="0" w:color="auto" w:frame="1"/>
        </w:rPr>
        <w:t>("Hey "</w:t>
      </w:r>
      <w:proofErr w:type="gramStart"/>
      <w:r w:rsidRPr="00F71CC9">
        <w:rPr>
          <w:rFonts w:ascii="Nunito" w:hAnsi="Nunito"/>
          <w:color w:val="273239"/>
          <w:spacing w:val="2"/>
          <w:sz w:val="26"/>
          <w:szCs w:val="26"/>
          <w:bdr w:val="none" w:sz="0" w:space="0" w:color="auto" w:frame="1"/>
        </w:rPr>
        <w:t>);</w:t>
      </w:r>
      <w:proofErr w:type="gramEnd"/>
    </w:p>
    <w:p w14:paraId="76D043D8"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w:t>
      </w:r>
      <w:proofErr w:type="spellStart"/>
      <w:r w:rsidRPr="00F71CC9">
        <w:rPr>
          <w:rFonts w:ascii="Nunito" w:hAnsi="Nunito"/>
          <w:color w:val="273239"/>
          <w:spacing w:val="2"/>
          <w:sz w:val="26"/>
          <w:szCs w:val="26"/>
          <w:bdr w:val="none" w:sz="0" w:space="0" w:color="auto" w:frame="1"/>
        </w:rPr>
        <w:t>System.out.print</w:t>
      </w:r>
      <w:proofErr w:type="spellEnd"/>
      <w:r w:rsidRPr="00F71CC9">
        <w:rPr>
          <w:rFonts w:ascii="Nunito" w:hAnsi="Nunito"/>
          <w:color w:val="273239"/>
          <w:spacing w:val="2"/>
          <w:sz w:val="26"/>
          <w:szCs w:val="26"/>
          <w:bdr w:val="none" w:sz="0" w:space="0" w:color="auto" w:frame="1"/>
        </w:rPr>
        <w:t>("Jude!"</w:t>
      </w:r>
      <w:proofErr w:type="gramStart"/>
      <w:r w:rsidRPr="00F71CC9">
        <w:rPr>
          <w:rFonts w:ascii="Nunito" w:hAnsi="Nunito"/>
          <w:color w:val="273239"/>
          <w:spacing w:val="2"/>
          <w:sz w:val="26"/>
          <w:szCs w:val="26"/>
          <w:bdr w:val="none" w:sz="0" w:space="0" w:color="auto" w:frame="1"/>
        </w:rPr>
        <w:t>);</w:t>
      </w:r>
      <w:proofErr w:type="gramEnd"/>
    </w:p>
    <w:p w14:paraId="2EC7ABA2"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 // end of block</w:t>
      </w:r>
    </w:p>
    <w:p w14:paraId="3D102A90"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w:t>
      </w:r>
    </w:p>
    <w:p w14:paraId="303D9F72"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t>
      </w:r>
    </w:p>
    <w:p w14:paraId="471A96AE"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
    <w:p w14:paraId="1DAB4726" w14:textId="56AFC658"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Output:</w:t>
      </w:r>
    </w:p>
    <w:p w14:paraId="4ED53440"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Hey Jude!</w:t>
      </w:r>
    </w:p>
    <w:p w14:paraId="6228899C" w14:textId="3B82BF5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In the above example, we have a block if {....}.</w:t>
      </w:r>
    </w:p>
    <w:p w14:paraId="0F1A480A" w14:textId="061FCEE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Here, inside the block we have two statements:</w:t>
      </w:r>
    </w:p>
    <w:p w14:paraId="7E4A61B3"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roofErr w:type="spellStart"/>
      <w:r w:rsidRPr="00F71CC9">
        <w:rPr>
          <w:rFonts w:ascii="Nunito" w:hAnsi="Nunito"/>
          <w:color w:val="273239"/>
          <w:spacing w:val="2"/>
          <w:sz w:val="26"/>
          <w:szCs w:val="26"/>
          <w:bdr w:val="none" w:sz="0" w:space="0" w:color="auto" w:frame="1"/>
        </w:rPr>
        <w:t>System.out.print</w:t>
      </w:r>
      <w:proofErr w:type="spellEnd"/>
      <w:r w:rsidRPr="00F71CC9">
        <w:rPr>
          <w:rFonts w:ascii="Nunito" w:hAnsi="Nunito"/>
          <w:color w:val="273239"/>
          <w:spacing w:val="2"/>
          <w:sz w:val="26"/>
          <w:szCs w:val="26"/>
          <w:bdr w:val="none" w:sz="0" w:space="0" w:color="auto" w:frame="1"/>
        </w:rPr>
        <w:t>("Hey "</w:t>
      </w:r>
      <w:proofErr w:type="gramStart"/>
      <w:r w:rsidRPr="00F71CC9">
        <w:rPr>
          <w:rFonts w:ascii="Nunito" w:hAnsi="Nunito"/>
          <w:color w:val="273239"/>
          <w:spacing w:val="2"/>
          <w:sz w:val="26"/>
          <w:szCs w:val="26"/>
          <w:bdr w:val="none" w:sz="0" w:space="0" w:color="auto" w:frame="1"/>
        </w:rPr>
        <w:t>);</w:t>
      </w:r>
      <w:proofErr w:type="gramEnd"/>
    </w:p>
    <w:p w14:paraId="06930778"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roofErr w:type="spellStart"/>
      <w:r w:rsidRPr="00F71CC9">
        <w:rPr>
          <w:rFonts w:ascii="Nunito" w:hAnsi="Nunito"/>
          <w:color w:val="273239"/>
          <w:spacing w:val="2"/>
          <w:sz w:val="26"/>
          <w:szCs w:val="26"/>
          <w:bdr w:val="none" w:sz="0" w:space="0" w:color="auto" w:frame="1"/>
        </w:rPr>
        <w:t>System.out.print</w:t>
      </w:r>
      <w:proofErr w:type="spellEnd"/>
      <w:r w:rsidRPr="00F71CC9">
        <w:rPr>
          <w:rFonts w:ascii="Nunito" w:hAnsi="Nunito"/>
          <w:color w:val="273239"/>
          <w:spacing w:val="2"/>
          <w:sz w:val="26"/>
          <w:szCs w:val="26"/>
          <w:bdr w:val="none" w:sz="0" w:space="0" w:color="auto" w:frame="1"/>
        </w:rPr>
        <w:t>("Jude!"</w:t>
      </w:r>
      <w:proofErr w:type="gramStart"/>
      <w:r w:rsidRPr="00F71CC9">
        <w:rPr>
          <w:rFonts w:ascii="Nunito" w:hAnsi="Nunito"/>
          <w:color w:val="273239"/>
          <w:spacing w:val="2"/>
          <w:sz w:val="26"/>
          <w:szCs w:val="26"/>
          <w:bdr w:val="none" w:sz="0" w:space="0" w:color="auto" w:frame="1"/>
        </w:rPr>
        <w:t>);</w:t>
      </w:r>
      <w:proofErr w:type="gramEnd"/>
    </w:p>
    <w:p w14:paraId="51922863"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However, a block may not have any statements. </w:t>
      </w:r>
    </w:p>
    <w:p w14:paraId="6F2434BB"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p>
    <w:p w14:paraId="6D0F4A2E" w14:textId="59132FB4"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Consider the following examples,</w:t>
      </w:r>
    </w:p>
    <w:p w14:paraId="7E9DABA3"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class Main {</w:t>
      </w:r>
    </w:p>
    <w:p w14:paraId="6A0ACC58" w14:textId="02F132C9"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public static void main(String[] </w:t>
      </w:r>
      <w:proofErr w:type="spellStart"/>
      <w:r w:rsidRPr="00F71CC9">
        <w:rPr>
          <w:rFonts w:ascii="Nunito" w:hAnsi="Nunito"/>
          <w:color w:val="273239"/>
          <w:spacing w:val="2"/>
          <w:sz w:val="26"/>
          <w:szCs w:val="26"/>
          <w:bdr w:val="none" w:sz="0" w:space="0" w:color="auto" w:frame="1"/>
        </w:rPr>
        <w:t>args</w:t>
      </w:r>
      <w:proofErr w:type="spellEnd"/>
      <w:r w:rsidRPr="00F71CC9">
        <w:rPr>
          <w:rFonts w:ascii="Nunito" w:hAnsi="Nunito"/>
          <w:color w:val="273239"/>
          <w:spacing w:val="2"/>
          <w:sz w:val="26"/>
          <w:szCs w:val="26"/>
          <w:bdr w:val="none" w:sz="0" w:space="0" w:color="auto" w:frame="1"/>
        </w:rPr>
        <w:t xml:space="preserve">) {    </w:t>
      </w:r>
      <w:r w:rsidRPr="00F71CC9">
        <w:rPr>
          <w:rFonts w:ascii="Nunito" w:hAnsi="Nunito"/>
          <w:color w:val="273239"/>
          <w:spacing w:val="2"/>
          <w:sz w:val="26"/>
          <w:szCs w:val="26"/>
          <w:bdr w:val="none" w:sz="0" w:space="0" w:color="auto" w:frame="1"/>
        </w:rPr>
        <w:tab/>
      </w:r>
    </w:p>
    <w:p w14:paraId="414C7085" w14:textId="61D65E83"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if (10 &gt; 5) { // start of block</w:t>
      </w:r>
      <w:r w:rsidRPr="00F71CC9">
        <w:rPr>
          <w:rFonts w:ascii="Nunito" w:hAnsi="Nunito"/>
          <w:color w:val="273239"/>
          <w:spacing w:val="2"/>
          <w:sz w:val="26"/>
          <w:szCs w:val="26"/>
          <w:bdr w:val="none" w:sz="0" w:space="0" w:color="auto" w:frame="1"/>
        </w:rPr>
        <w:tab/>
        <w:t xml:space="preserve"> </w:t>
      </w:r>
    </w:p>
    <w:p w14:paraId="16627396" w14:textId="3B14678D"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 // end of block    }</w:t>
      </w:r>
    </w:p>
    <w:p w14:paraId="4164428A" w14:textId="2484BE48"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t>
      </w:r>
    </w:p>
    <w:p w14:paraId="09329246" w14:textId="265C6640"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This is a valid Java program. Here, we have a block if {...}. However, there is </w:t>
      </w:r>
      <w:proofErr w:type="gramStart"/>
      <w:r w:rsidRPr="00F71CC9">
        <w:rPr>
          <w:rFonts w:ascii="Nunito" w:hAnsi="Nunito"/>
          <w:color w:val="273239"/>
          <w:spacing w:val="2"/>
          <w:sz w:val="26"/>
          <w:szCs w:val="26"/>
          <w:bdr w:val="none" w:sz="0" w:space="0" w:color="auto" w:frame="1"/>
        </w:rPr>
        <w:t>no</w:t>
      </w:r>
      <w:proofErr w:type="gramEnd"/>
      <w:r w:rsidRPr="00F71CC9">
        <w:rPr>
          <w:rFonts w:ascii="Nunito" w:hAnsi="Nunito"/>
          <w:color w:val="273239"/>
          <w:spacing w:val="2"/>
          <w:sz w:val="26"/>
          <w:szCs w:val="26"/>
          <w:bdr w:val="none" w:sz="0" w:space="0" w:color="auto" w:frame="1"/>
        </w:rPr>
        <w:t xml:space="preserve"> any statement inside this block.</w:t>
      </w:r>
    </w:p>
    <w:p w14:paraId="7422368F"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class </w:t>
      </w:r>
      <w:proofErr w:type="spellStart"/>
      <w:r w:rsidRPr="00F71CC9">
        <w:rPr>
          <w:rFonts w:ascii="Nunito" w:hAnsi="Nunito"/>
          <w:color w:val="273239"/>
          <w:spacing w:val="2"/>
          <w:sz w:val="26"/>
          <w:szCs w:val="26"/>
          <w:bdr w:val="none" w:sz="0" w:space="0" w:color="auto" w:frame="1"/>
        </w:rPr>
        <w:t>AssignmentOperator</w:t>
      </w:r>
      <w:proofErr w:type="spellEnd"/>
      <w:r w:rsidRPr="00F71CC9">
        <w:rPr>
          <w:rFonts w:ascii="Nunito" w:hAnsi="Nunito"/>
          <w:color w:val="273239"/>
          <w:spacing w:val="2"/>
          <w:sz w:val="26"/>
          <w:szCs w:val="26"/>
          <w:bdr w:val="none" w:sz="0" w:space="0" w:color="auto" w:frame="1"/>
        </w:rPr>
        <w:t xml:space="preserve"> {</w:t>
      </w:r>
    </w:p>
    <w:p w14:paraId="4956175F" w14:textId="0C7E1DBF"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public static void main(String[] </w:t>
      </w:r>
      <w:proofErr w:type="spellStart"/>
      <w:r w:rsidRPr="00F71CC9">
        <w:rPr>
          <w:rFonts w:ascii="Nunito" w:hAnsi="Nunito"/>
          <w:color w:val="273239"/>
          <w:spacing w:val="2"/>
          <w:sz w:val="26"/>
          <w:szCs w:val="26"/>
          <w:bdr w:val="none" w:sz="0" w:space="0" w:color="auto" w:frame="1"/>
        </w:rPr>
        <w:t>args</w:t>
      </w:r>
      <w:proofErr w:type="spellEnd"/>
      <w:r w:rsidRPr="00F71CC9">
        <w:rPr>
          <w:rFonts w:ascii="Nunito" w:hAnsi="Nunito"/>
          <w:color w:val="273239"/>
          <w:spacing w:val="2"/>
          <w:sz w:val="26"/>
          <w:szCs w:val="26"/>
          <w:bdr w:val="none" w:sz="0" w:space="0" w:color="auto" w:frame="1"/>
        </w:rPr>
        <w:t xml:space="preserve">) {  // start of </w:t>
      </w:r>
      <w:proofErr w:type="gramStart"/>
      <w:r w:rsidRPr="00F71CC9">
        <w:rPr>
          <w:rFonts w:ascii="Nunito" w:hAnsi="Nunito"/>
          <w:color w:val="273239"/>
          <w:spacing w:val="2"/>
          <w:sz w:val="26"/>
          <w:szCs w:val="26"/>
          <w:bdr w:val="none" w:sz="0" w:space="0" w:color="auto" w:frame="1"/>
        </w:rPr>
        <w:t>block</w:t>
      </w:r>
      <w:proofErr w:type="gramEnd"/>
      <w:r w:rsidRPr="00F71CC9">
        <w:rPr>
          <w:rFonts w:ascii="Nunito" w:hAnsi="Nunito"/>
          <w:color w:val="273239"/>
          <w:spacing w:val="2"/>
          <w:sz w:val="26"/>
          <w:szCs w:val="26"/>
          <w:bdr w:val="none" w:sz="0" w:space="0" w:color="auto" w:frame="1"/>
        </w:rPr>
        <w:t xml:space="preserve"> </w:t>
      </w:r>
      <w:r w:rsidRPr="00F71CC9">
        <w:rPr>
          <w:rFonts w:ascii="Nunito" w:hAnsi="Nunito"/>
          <w:color w:val="273239"/>
          <w:spacing w:val="2"/>
          <w:sz w:val="26"/>
          <w:szCs w:val="26"/>
          <w:bdr w:val="none" w:sz="0" w:space="0" w:color="auto" w:frame="1"/>
        </w:rPr>
        <w:tab/>
      </w:r>
    </w:p>
    <w:p w14:paraId="06CB7660" w14:textId="77777777"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    } // end of block</w:t>
      </w:r>
    </w:p>
    <w:p w14:paraId="0ED3B537" w14:textId="7F240169" w:rsidR="00F71CC9" w:rsidRPr="00F71CC9" w:rsidRDefault="00F71CC9" w:rsidP="00F71CC9">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w:t>
      </w:r>
    </w:p>
    <w:p w14:paraId="3BDAD9D7" w14:textId="4A4B7AA8" w:rsidR="00E92B3B" w:rsidRDefault="00F71CC9" w:rsidP="0005737C">
      <w:pPr>
        <w:shd w:val="clear" w:color="auto" w:fill="FFFFFF"/>
        <w:spacing w:after="225"/>
        <w:rPr>
          <w:rFonts w:ascii="Nunito" w:hAnsi="Nunito"/>
          <w:color w:val="273239"/>
          <w:spacing w:val="2"/>
          <w:sz w:val="26"/>
          <w:szCs w:val="26"/>
          <w:bdr w:val="none" w:sz="0" w:space="0" w:color="auto" w:frame="1"/>
        </w:rPr>
      </w:pPr>
      <w:r w:rsidRPr="00F71CC9">
        <w:rPr>
          <w:rFonts w:ascii="Nunito" w:hAnsi="Nunito"/>
          <w:color w:val="273239"/>
          <w:spacing w:val="2"/>
          <w:sz w:val="26"/>
          <w:szCs w:val="26"/>
          <w:bdr w:val="none" w:sz="0" w:space="0" w:color="auto" w:frame="1"/>
        </w:rPr>
        <w:t xml:space="preserve">Here, we have block public static void main() {...}. However, </w:t>
      </w:r>
      <w:proofErr w:type="gramStart"/>
      <w:r w:rsidRPr="00F71CC9">
        <w:rPr>
          <w:rFonts w:ascii="Nunito" w:hAnsi="Nunito"/>
          <w:color w:val="273239"/>
          <w:spacing w:val="2"/>
          <w:sz w:val="26"/>
          <w:szCs w:val="26"/>
          <w:bdr w:val="none" w:sz="0" w:space="0" w:color="auto" w:frame="1"/>
        </w:rPr>
        <w:t>similar to</w:t>
      </w:r>
      <w:proofErr w:type="gramEnd"/>
      <w:r w:rsidRPr="00F71CC9">
        <w:rPr>
          <w:rFonts w:ascii="Nunito" w:hAnsi="Nunito"/>
          <w:color w:val="273239"/>
          <w:spacing w:val="2"/>
          <w:sz w:val="26"/>
          <w:szCs w:val="26"/>
          <w:bdr w:val="none" w:sz="0" w:space="0" w:color="auto" w:frame="1"/>
        </w:rPr>
        <w:t xml:space="preserve"> the above example, this block does not have any statement.</w:t>
      </w:r>
    </w:p>
    <w:p w14:paraId="0E7E3887" w14:textId="6FBA856B" w:rsidR="00B71057" w:rsidRDefault="00B71057" w:rsidP="0005737C">
      <w:pPr>
        <w:shd w:val="clear" w:color="auto" w:fill="FFFFFF"/>
        <w:spacing w:after="225"/>
        <w:rPr>
          <w:rFonts w:ascii="Nunito" w:hAnsi="Nunito"/>
          <w:color w:val="273239"/>
          <w:spacing w:val="2"/>
          <w:sz w:val="26"/>
          <w:szCs w:val="26"/>
          <w:bdr w:val="none" w:sz="0" w:space="0" w:color="auto" w:frame="1"/>
        </w:rPr>
      </w:pPr>
      <w:r w:rsidRPr="00B71057">
        <w:rPr>
          <w:rFonts w:ascii="Nunito" w:hAnsi="Nunito"/>
          <w:noProof/>
          <w:color w:val="273239"/>
          <w:spacing w:val="2"/>
          <w:sz w:val="26"/>
          <w:szCs w:val="26"/>
          <w:bdr w:val="none" w:sz="0" w:space="0" w:color="auto" w:frame="1"/>
        </w:rPr>
        <w:drawing>
          <wp:inline distT="0" distB="0" distL="0" distR="0" wp14:anchorId="619D562D" wp14:editId="5F8ECDF7">
            <wp:extent cx="6282055" cy="4172585"/>
            <wp:effectExtent l="0" t="0" r="4445" b="0"/>
            <wp:docPr id="181563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3930" name=""/>
                    <pic:cNvPicPr/>
                  </pic:nvPicPr>
                  <pic:blipFill>
                    <a:blip r:embed="rId36"/>
                    <a:stretch>
                      <a:fillRect/>
                    </a:stretch>
                  </pic:blipFill>
                  <pic:spPr>
                    <a:xfrm>
                      <a:off x="0" y="0"/>
                      <a:ext cx="6282055" cy="4172585"/>
                    </a:xfrm>
                    <a:prstGeom prst="rect">
                      <a:avLst/>
                    </a:prstGeom>
                  </pic:spPr>
                </pic:pic>
              </a:graphicData>
            </a:graphic>
          </wp:inline>
        </w:drawing>
      </w:r>
    </w:p>
    <w:p w14:paraId="4C071F61" w14:textId="28C6E118" w:rsidR="00B71057" w:rsidRDefault="005C27C8" w:rsidP="0005737C">
      <w:pPr>
        <w:shd w:val="clear" w:color="auto" w:fill="FFFFFF"/>
        <w:spacing w:after="225"/>
        <w:rPr>
          <w:rFonts w:ascii="Nunito" w:hAnsi="Nunito"/>
          <w:color w:val="273239"/>
          <w:spacing w:val="2"/>
          <w:sz w:val="26"/>
          <w:szCs w:val="26"/>
          <w:bdr w:val="none" w:sz="0" w:space="0" w:color="auto" w:frame="1"/>
        </w:rPr>
      </w:pPr>
      <w:r w:rsidRPr="005C27C8">
        <w:rPr>
          <w:rFonts w:ascii="Nunito" w:hAnsi="Nunito"/>
          <w:noProof/>
          <w:color w:val="273239"/>
          <w:spacing w:val="2"/>
          <w:sz w:val="26"/>
          <w:szCs w:val="26"/>
          <w:bdr w:val="none" w:sz="0" w:space="0" w:color="auto" w:frame="1"/>
        </w:rPr>
        <w:drawing>
          <wp:inline distT="0" distB="0" distL="0" distR="0" wp14:anchorId="70B612A2" wp14:editId="150EEF04">
            <wp:extent cx="6282055" cy="4195445"/>
            <wp:effectExtent l="0" t="0" r="4445" b="0"/>
            <wp:docPr id="167753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4685" name="Picture 1" descr="A screenshot of a computer&#10;&#10;Description automatically generated"/>
                    <pic:cNvPicPr/>
                  </pic:nvPicPr>
                  <pic:blipFill>
                    <a:blip r:embed="rId37"/>
                    <a:stretch>
                      <a:fillRect/>
                    </a:stretch>
                  </pic:blipFill>
                  <pic:spPr>
                    <a:xfrm>
                      <a:off x="0" y="0"/>
                      <a:ext cx="6282055" cy="4195445"/>
                    </a:xfrm>
                    <a:prstGeom prst="rect">
                      <a:avLst/>
                    </a:prstGeom>
                  </pic:spPr>
                </pic:pic>
              </a:graphicData>
            </a:graphic>
          </wp:inline>
        </w:drawing>
      </w:r>
    </w:p>
    <w:p w14:paraId="7348A6F0" w14:textId="5BEFF09F" w:rsidR="00511A4C" w:rsidRDefault="00511A4C" w:rsidP="0005737C">
      <w:pPr>
        <w:shd w:val="clear" w:color="auto" w:fill="FFFFFF"/>
        <w:spacing w:after="225"/>
        <w:rPr>
          <w:rFonts w:ascii="Nunito" w:hAnsi="Nunito"/>
          <w:color w:val="273239"/>
          <w:spacing w:val="2"/>
          <w:sz w:val="26"/>
          <w:szCs w:val="26"/>
          <w:bdr w:val="none" w:sz="0" w:space="0" w:color="auto" w:frame="1"/>
        </w:rPr>
      </w:pPr>
      <w:r w:rsidRPr="00511A4C">
        <w:rPr>
          <w:rFonts w:ascii="Nunito" w:hAnsi="Nunito"/>
          <w:noProof/>
          <w:color w:val="273239"/>
          <w:spacing w:val="2"/>
          <w:sz w:val="26"/>
          <w:szCs w:val="26"/>
          <w:bdr w:val="none" w:sz="0" w:space="0" w:color="auto" w:frame="1"/>
        </w:rPr>
        <w:drawing>
          <wp:inline distT="0" distB="0" distL="0" distR="0" wp14:anchorId="1EEEF9ED" wp14:editId="363E30E8">
            <wp:extent cx="6282055" cy="4112260"/>
            <wp:effectExtent l="0" t="0" r="4445" b="2540"/>
            <wp:docPr id="169938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4360" name="Picture 1" descr="A screenshot of a computer&#10;&#10;Description automatically generated"/>
                    <pic:cNvPicPr/>
                  </pic:nvPicPr>
                  <pic:blipFill>
                    <a:blip r:embed="rId38"/>
                    <a:stretch>
                      <a:fillRect/>
                    </a:stretch>
                  </pic:blipFill>
                  <pic:spPr>
                    <a:xfrm>
                      <a:off x="0" y="0"/>
                      <a:ext cx="6282055" cy="4112260"/>
                    </a:xfrm>
                    <a:prstGeom prst="rect">
                      <a:avLst/>
                    </a:prstGeom>
                  </pic:spPr>
                </pic:pic>
              </a:graphicData>
            </a:graphic>
          </wp:inline>
        </w:drawing>
      </w:r>
    </w:p>
    <w:p w14:paraId="5AD986AB" w14:textId="2B7D286F" w:rsidR="00511A4C" w:rsidRDefault="00FF026D" w:rsidP="0005737C">
      <w:pPr>
        <w:shd w:val="clear" w:color="auto" w:fill="FFFFFF"/>
        <w:spacing w:after="225"/>
        <w:rPr>
          <w:rFonts w:ascii="Nunito" w:hAnsi="Nunito"/>
          <w:color w:val="273239"/>
          <w:spacing w:val="2"/>
          <w:sz w:val="26"/>
          <w:szCs w:val="26"/>
          <w:bdr w:val="none" w:sz="0" w:space="0" w:color="auto" w:frame="1"/>
        </w:rPr>
      </w:pPr>
      <w:r w:rsidRPr="00FF026D">
        <w:rPr>
          <w:rFonts w:ascii="Nunito" w:hAnsi="Nunito"/>
          <w:noProof/>
          <w:color w:val="273239"/>
          <w:spacing w:val="2"/>
          <w:sz w:val="26"/>
          <w:szCs w:val="26"/>
          <w:bdr w:val="none" w:sz="0" w:space="0" w:color="auto" w:frame="1"/>
        </w:rPr>
        <w:drawing>
          <wp:inline distT="0" distB="0" distL="0" distR="0" wp14:anchorId="7B850057" wp14:editId="05DFB55A">
            <wp:extent cx="6282055" cy="4331970"/>
            <wp:effectExtent l="0" t="0" r="4445" b="0"/>
            <wp:docPr id="1844570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70014" name="Picture 1" descr="A screenshot of a computer program&#10;&#10;Description automatically generated"/>
                    <pic:cNvPicPr/>
                  </pic:nvPicPr>
                  <pic:blipFill>
                    <a:blip r:embed="rId39"/>
                    <a:stretch>
                      <a:fillRect/>
                    </a:stretch>
                  </pic:blipFill>
                  <pic:spPr>
                    <a:xfrm>
                      <a:off x="0" y="0"/>
                      <a:ext cx="6282055" cy="4331970"/>
                    </a:xfrm>
                    <a:prstGeom prst="rect">
                      <a:avLst/>
                    </a:prstGeom>
                  </pic:spPr>
                </pic:pic>
              </a:graphicData>
            </a:graphic>
          </wp:inline>
        </w:drawing>
      </w:r>
    </w:p>
    <w:p w14:paraId="4A1ED017" w14:textId="3D57EC20" w:rsidR="006F00FC" w:rsidRDefault="006F00FC" w:rsidP="0005737C">
      <w:pPr>
        <w:shd w:val="clear" w:color="auto" w:fill="FFFFFF"/>
        <w:spacing w:after="225"/>
        <w:rPr>
          <w:rFonts w:ascii="Nunito" w:hAnsi="Nunito"/>
          <w:color w:val="273239"/>
          <w:spacing w:val="2"/>
          <w:sz w:val="26"/>
          <w:szCs w:val="26"/>
          <w:bdr w:val="none" w:sz="0" w:space="0" w:color="auto" w:frame="1"/>
        </w:rPr>
      </w:pPr>
      <w:r w:rsidRPr="006F00FC">
        <w:rPr>
          <w:rFonts w:ascii="Nunito" w:hAnsi="Nunito"/>
          <w:noProof/>
          <w:color w:val="273239"/>
          <w:spacing w:val="2"/>
          <w:sz w:val="26"/>
          <w:szCs w:val="26"/>
          <w:bdr w:val="none" w:sz="0" w:space="0" w:color="auto" w:frame="1"/>
        </w:rPr>
        <w:drawing>
          <wp:inline distT="0" distB="0" distL="0" distR="0" wp14:anchorId="710A4B5C" wp14:editId="15D558E4">
            <wp:extent cx="6273579" cy="4845050"/>
            <wp:effectExtent l="0" t="0" r="0" b="0"/>
            <wp:docPr id="2106816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16885" name="Picture 1" descr="A screenshot of a computer program&#10;&#10;Description automatically generated"/>
                    <pic:cNvPicPr/>
                  </pic:nvPicPr>
                  <pic:blipFill>
                    <a:blip r:embed="rId40"/>
                    <a:stretch>
                      <a:fillRect/>
                    </a:stretch>
                  </pic:blipFill>
                  <pic:spPr>
                    <a:xfrm>
                      <a:off x="0" y="0"/>
                      <a:ext cx="6277241" cy="4847878"/>
                    </a:xfrm>
                    <a:prstGeom prst="rect">
                      <a:avLst/>
                    </a:prstGeom>
                  </pic:spPr>
                </pic:pic>
              </a:graphicData>
            </a:graphic>
          </wp:inline>
        </w:drawing>
      </w:r>
    </w:p>
    <w:p w14:paraId="40FA2413" w14:textId="2D97E30D" w:rsidR="006F00FC" w:rsidRDefault="002D78B3" w:rsidP="0005737C">
      <w:pPr>
        <w:shd w:val="clear" w:color="auto" w:fill="FFFFFF"/>
        <w:spacing w:after="225"/>
        <w:rPr>
          <w:rFonts w:ascii="Nunito" w:hAnsi="Nunito"/>
          <w:color w:val="273239"/>
          <w:spacing w:val="2"/>
          <w:sz w:val="26"/>
          <w:szCs w:val="26"/>
          <w:bdr w:val="none" w:sz="0" w:space="0" w:color="auto" w:frame="1"/>
        </w:rPr>
      </w:pPr>
      <w:r w:rsidRPr="002D78B3">
        <w:rPr>
          <w:rFonts w:ascii="Nunito" w:hAnsi="Nunito"/>
          <w:noProof/>
          <w:color w:val="273239"/>
          <w:spacing w:val="2"/>
          <w:sz w:val="26"/>
          <w:szCs w:val="26"/>
          <w:bdr w:val="none" w:sz="0" w:space="0" w:color="auto" w:frame="1"/>
        </w:rPr>
        <w:drawing>
          <wp:inline distT="0" distB="0" distL="0" distR="0" wp14:anchorId="36EE23CB" wp14:editId="15A3B2CF">
            <wp:extent cx="6282055" cy="3832225"/>
            <wp:effectExtent l="0" t="0" r="4445" b="0"/>
            <wp:docPr id="11924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3435" name=""/>
                    <pic:cNvPicPr/>
                  </pic:nvPicPr>
                  <pic:blipFill>
                    <a:blip r:embed="rId41"/>
                    <a:stretch>
                      <a:fillRect/>
                    </a:stretch>
                  </pic:blipFill>
                  <pic:spPr>
                    <a:xfrm>
                      <a:off x="0" y="0"/>
                      <a:ext cx="6282055" cy="3832225"/>
                    </a:xfrm>
                    <a:prstGeom prst="rect">
                      <a:avLst/>
                    </a:prstGeom>
                  </pic:spPr>
                </pic:pic>
              </a:graphicData>
            </a:graphic>
          </wp:inline>
        </w:drawing>
      </w:r>
    </w:p>
    <w:p w14:paraId="1F6E5FD2" w14:textId="36FB00F6" w:rsidR="002D78B3" w:rsidRDefault="00A66987" w:rsidP="0005737C">
      <w:pPr>
        <w:shd w:val="clear" w:color="auto" w:fill="FFFFFF"/>
        <w:spacing w:after="225"/>
        <w:rPr>
          <w:rFonts w:ascii="Nunito" w:hAnsi="Nunito"/>
          <w:color w:val="273239"/>
          <w:spacing w:val="2"/>
          <w:sz w:val="26"/>
          <w:szCs w:val="26"/>
          <w:bdr w:val="none" w:sz="0" w:space="0" w:color="auto" w:frame="1"/>
        </w:rPr>
      </w:pPr>
      <w:r w:rsidRPr="00A66987">
        <w:rPr>
          <w:rFonts w:ascii="Nunito" w:hAnsi="Nunito"/>
          <w:noProof/>
          <w:color w:val="273239"/>
          <w:spacing w:val="2"/>
          <w:sz w:val="26"/>
          <w:szCs w:val="26"/>
          <w:bdr w:val="none" w:sz="0" w:space="0" w:color="auto" w:frame="1"/>
        </w:rPr>
        <w:drawing>
          <wp:inline distT="0" distB="0" distL="0" distR="0" wp14:anchorId="56609F4E" wp14:editId="26DE84A8">
            <wp:extent cx="6337190" cy="3644900"/>
            <wp:effectExtent l="0" t="0" r="6985" b="0"/>
            <wp:docPr id="37752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406" name="Picture 1" descr="A screenshot of a computer&#10;&#10;Description automatically generated"/>
                    <pic:cNvPicPr/>
                  </pic:nvPicPr>
                  <pic:blipFill>
                    <a:blip r:embed="rId42"/>
                    <a:stretch>
                      <a:fillRect/>
                    </a:stretch>
                  </pic:blipFill>
                  <pic:spPr>
                    <a:xfrm>
                      <a:off x="0" y="0"/>
                      <a:ext cx="6340915" cy="3647043"/>
                    </a:xfrm>
                    <a:prstGeom prst="rect">
                      <a:avLst/>
                    </a:prstGeom>
                  </pic:spPr>
                </pic:pic>
              </a:graphicData>
            </a:graphic>
          </wp:inline>
        </w:drawing>
      </w:r>
    </w:p>
    <w:p w14:paraId="60FE8DBB" w14:textId="77777777" w:rsidR="0073524D" w:rsidRDefault="0073524D" w:rsidP="0073524D">
      <w:pPr>
        <w:pStyle w:val="NormalWeb"/>
        <w:shd w:val="clear" w:color="auto" w:fill="FFFFFF"/>
        <w:jc w:val="both"/>
        <w:rPr>
          <w:rFonts w:ascii="Segoe UI" w:hAnsi="Segoe UI" w:cs="Segoe UI"/>
          <w:color w:val="333333"/>
        </w:rPr>
      </w:pPr>
    </w:p>
    <w:p w14:paraId="2090291C"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What is a Constructor?</w:t>
      </w:r>
    </w:p>
    <w:p w14:paraId="5585D968"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A constructor in Java is </w:t>
      </w:r>
      <w:proofErr w:type="gramStart"/>
      <w:r>
        <w:rPr>
          <w:rFonts w:ascii="Arial" w:hAnsi="Arial" w:cs="Arial"/>
          <w:sz w:val="27"/>
          <w:szCs w:val="27"/>
        </w:rPr>
        <w:t>similar to</w:t>
      </w:r>
      <w:proofErr w:type="gramEnd"/>
      <w:r>
        <w:rPr>
          <w:rFonts w:ascii="Arial" w:hAnsi="Arial" w:cs="Arial"/>
          <w:sz w:val="27"/>
          <w:szCs w:val="27"/>
        </w:rPr>
        <w:t xml:space="preserve"> a method that is invoked when an object of the class is created.</w:t>
      </w:r>
    </w:p>
    <w:p w14:paraId="0AF25A81" w14:textId="66E5A215"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Unlike </w:t>
      </w:r>
      <w:r w:rsidR="00F20836" w:rsidRPr="00F20836">
        <w:rPr>
          <w:b/>
          <w:bCs/>
        </w:rPr>
        <w:t>java methods</w:t>
      </w:r>
      <w:r>
        <w:rPr>
          <w:rFonts w:ascii="Arial" w:hAnsi="Arial" w:cs="Arial"/>
          <w:sz w:val="27"/>
          <w:szCs w:val="27"/>
        </w:rPr>
        <w:t xml:space="preserve"> a constructor has the same name as that of the class and does not have any return type. For example,</w:t>
      </w:r>
    </w:p>
    <w:p w14:paraId="0E86B3AC"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class Test {</w:t>
      </w:r>
    </w:p>
    <w:p w14:paraId="60A798C9"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  Test() {</w:t>
      </w:r>
    </w:p>
    <w:p w14:paraId="189D45EB"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    // constructor body</w:t>
      </w:r>
    </w:p>
    <w:p w14:paraId="648FF540"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  }</w:t>
      </w:r>
    </w:p>
    <w:p w14:paraId="01C090E3"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lastRenderedPageBreak/>
        <w:t>}</w:t>
      </w:r>
    </w:p>
    <w:p w14:paraId="538318E0"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Test()</w:t>
      </w:r>
      <w:r>
        <w:rPr>
          <w:rFonts w:ascii="Arial" w:hAnsi="Arial" w:cs="Arial"/>
          <w:sz w:val="27"/>
          <w:szCs w:val="27"/>
        </w:rPr>
        <w:t> is a constructor. It has the same name as that of the class and doesn't have a return type.</w:t>
      </w:r>
    </w:p>
    <w:p w14:paraId="675E1CFF"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Example 1: Java Constructor</w:t>
      </w:r>
    </w:p>
    <w:p w14:paraId="208B486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A64F16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String </w:t>
      </w:r>
      <w:proofErr w:type="gramStart"/>
      <w:r>
        <w:rPr>
          <w:rStyle w:val="HTMLCode"/>
          <w:rFonts w:ascii="Inconsolata" w:hAnsi="Inconsolata"/>
          <w:color w:val="D3D3D3"/>
          <w:sz w:val="21"/>
          <w:szCs w:val="21"/>
          <w:bdr w:val="none" w:sz="0" w:space="0" w:color="auto" w:frame="1"/>
          <w:shd w:val="clear" w:color="auto" w:fill="383B40"/>
        </w:rPr>
        <w:t>name;</w:t>
      </w:r>
      <w:proofErr w:type="gramEnd"/>
    </w:p>
    <w:p w14:paraId="2D8EDF4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188A3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constructor</w:t>
      </w:r>
    </w:p>
    <w:p w14:paraId="117B87F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
    <w:p w14:paraId="4B1C181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"Constructor Called:"</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0FD468B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name = </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Programiz</w:t>
      </w:r>
      <w:proofErr w:type="spellEnd"/>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roofErr w:type="gramEnd"/>
    </w:p>
    <w:p w14:paraId="62C2302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BF7701"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454BD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7B2ED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C1406E"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constructor is invoked while</w:t>
      </w:r>
    </w:p>
    <w:p w14:paraId="2FD190A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creating an object of the Main class</w:t>
      </w:r>
    </w:p>
    <w:p w14:paraId="15A6541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8F3F96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name is "</w:t>
      </w:r>
      <w:r>
        <w:rPr>
          <w:rStyle w:val="HTMLCode"/>
          <w:rFonts w:ascii="Inconsolata" w:hAnsi="Inconsolata"/>
          <w:color w:val="D3D3D3"/>
          <w:sz w:val="21"/>
          <w:szCs w:val="21"/>
          <w:bdr w:val="none" w:sz="0" w:space="0" w:color="auto" w:frame="1"/>
          <w:shd w:val="clear" w:color="auto" w:fill="383B40"/>
        </w:rPr>
        <w:t xml:space="preserve"> + obj.name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32B2B29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C7B099B"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2C273E" w14:textId="77777777" w:rsidR="0073524D" w:rsidRDefault="00000000" w:rsidP="0073524D">
      <w:pPr>
        <w:shd w:val="clear" w:color="auto" w:fill="383B40"/>
        <w:rPr>
          <w:rFonts w:ascii="Arial" w:hAnsi="Arial" w:cs="Arial"/>
          <w:color w:val="25265E"/>
          <w:sz w:val="24"/>
          <w:szCs w:val="24"/>
        </w:rPr>
      </w:pPr>
      <w:hyperlink r:id="rId43" w:tgtFrame="_blank" w:history="1">
        <w:r w:rsidR="0073524D">
          <w:rPr>
            <w:rStyle w:val="Hyperlink"/>
            <w:rFonts w:ascii="Arial" w:hAnsi="Arial" w:cs="Arial"/>
            <w:color w:val="FFFFFF"/>
            <w:sz w:val="21"/>
            <w:szCs w:val="21"/>
          </w:rPr>
          <w:t>Run Code</w:t>
        </w:r>
      </w:hyperlink>
    </w:p>
    <w:p w14:paraId="23EA6E9C"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73A21E86"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Constructor Called:</w:t>
      </w:r>
    </w:p>
    <w:p w14:paraId="2D7A024D"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 xml:space="preserve">The name is </w:t>
      </w:r>
      <w:proofErr w:type="spellStart"/>
      <w:proofErr w:type="gramStart"/>
      <w:r>
        <w:rPr>
          <w:rStyle w:val="HTMLSample"/>
          <w:rFonts w:ascii="Inconsolata" w:eastAsiaTheme="majorEastAsia" w:hAnsi="Inconsolata"/>
          <w:color w:val="D5D5D5"/>
          <w:sz w:val="21"/>
          <w:szCs w:val="21"/>
          <w:bdr w:val="none" w:sz="0" w:space="0" w:color="auto" w:frame="1"/>
        </w:rPr>
        <w:t>Programiz</w:t>
      </w:r>
      <w:proofErr w:type="spellEnd"/>
      <w:proofErr w:type="gramEnd"/>
    </w:p>
    <w:p w14:paraId="3CB7151F"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constructor named </w:t>
      </w:r>
      <w:r>
        <w:rPr>
          <w:rStyle w:val="HTMLCode"/>
          <w:rFonts w:ascii="Inconsolata" w:hAnsi="Inconsolata"/>
          <w:sz w:val="21"/>
          <w:szCs w:val="21"/>
          <w:bdr w:val="single" w:sz="6" w:space="0" w:color="D3DCE6" w:frame="1"/>
        </w:rPr>
        <w:t>Main()</w:t>
      </w:r>
      <w:r>
        <w:rPr>
          <w:rFonts w:ascii="Arial" w:hAnsi="Arial" w:cs="Arial"/>
          <w:sz w:val="27"/>
          <w:szCs w:val="27"/>
        </w:rPr>
        <w:t>. Inside the constructor, we are initializing the value of the </w:t>
      </w:r>
      <w:r>
        <w:rPr>
          <w:rStyle w:val="HTMLVariable"/>
          <w:rFonts w:ascii="Inconsolata" w:hAnsi="Inconsolata" w:cs="Arial"/>
          <w:sz w:val="21"/>
          <w:szCs w:val="21"/>
          <w:bdr w:val="single" w:sz="6" w:space="0" w:color="D3DCE6" w:frame="1"/>
        </w:rPr>
        <w:t>name</w:t>
      </w:r>
      <w:r>
        <w:rPr>
          <w:rFonts w:ascii="Arial" w:hAnsi="Arial" w:cs="Arial"/>
          <w:sz w:val="27"/>
          <w:szCs w:val="27"/>
        </w:rPr>
        <w:t> variable.</w:t>
      </w:r>
    </w:p>
    <w:p w14:paraId="56B2153C"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statement of creating an object of the </w:t>
      </w:r>
      <w:r>
        <w:rPr>
          <w:rStyle w:val="HTMLVariable"/>
          <w:rFonts w:ascii="Inconsolata" w:hAnsi="Inconsolata" w:cs="Arial"/>
          <w:sz w:val="21"/>
          <w:szCs w:val="21"/>
          <w:bdr w:val="single" w:sz="6" w:space="0" w:color="D3DCE6" w:frame="1"/>
        </w:rPr>
        <w:t>Main</w:t>
      </w:r>
      <w:r>
        <w:rPr>
          <w:rFonts w:ascii="Arial" w:hAnsi="Arial" w:cs="Arial"/>
          <w:sz w:val="27"/>
          <w:szCs w:val="27"/>
        </w:rPr>
        <w:t> class.</w:t>
      </w:r>
    </w:p>
    <w:p w14:paraId="08E589E0"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68E6F924"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when the object is created, the </w:t>
      </w:r>
      <w:r>
        <w:rPr>
          <w:rStyle w:val="HTMLCode"/>
          <w:rFonts w:ascii="Inconsolata" w:hAnsi="Inconsolata"/>
          <w:sz w:val="21"/>
          <w:szCs w:val="21"/>
          <w:bdr w:val="single" w:sz="6" w:space="0" w:color="D3DCE6" w:frame="1"/>
        </w:rPr>
        <w:t>Main()</w:t>
      </w:r>
      <w:r>
        <w:rPr>
          <w:rFonts w:ascii="Arial" w:hAnsi="Arial" w:cs="Arial"/>
          <w:sz w:val="27"/>
          <w:szCs w:val="27"/>
        </w:rPr>
        <w:t xml:space="preserve"> constructor is called. </w:t>
      </w:r>
      <w:proofErr w:type="gramStart"/>
      <w:r>
        <w:rPr>
          <w:rFonts w:ascii="Arial" w:hAnsi="Arial" w:cs="Arial"/>
          <w:sz w:val="27"/>
          <w:szCs w:val="27"/>
        </w:rPr>
        <w:t>And,</w:t>
      </w:r>
      <w:proofErr w:type="gramEnd"/>
      <w:r>
        <w:rPr>
          <w:rFonts w:ascii="Arial" w:hAnsi="Arial" w:cs="Arial"/>
          <w:sz w:val="27"/>
          <w:szCs w:val="27"/>
        </w:rPr>
        <w:t xml:space="preserve"> the value of the </w:t>
      </w:r>
      <w:r>
        <w:rPr>
          <w:rStyle w:val="HTMLVariable"/>
          <w:rFonts w:ascii="Inconsolata" w:hAnsi="Inconsolata" w:cs="Arial"/>
          <w:sz w:val="21"/>
          <w:szCs w:val="21"/>
          <w:bdr w:val="single" w:sz="6" w:space="0" w:color="D3DCE6" w:frame="1"/>
        </w:rPr>
        <w:t>name</w:t>
      </w:r>
      <w:r>
        <w:rPr>
          <w:rFonts w:ascii="Arial" w:hAnsi="Arial" w:cs="Arial"/>
          <w:sz w:val="27"/>
          <w:szCs w:val="27"/>
        </w:rPr>
        <w:t> variable is initialized.</w:t>
      </w:r>
    </w:p>
    <w:p w14:paraId="7FF0BEB4"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program prints the value of the </w:t>
      </w:r>
      <w:r>
        <w:rPr>
          <w:rStyle w:val="HTMLVariable"/>
          <w:rFonts w:ascii="Inconsolata" w:hAnsi="Inconsolata" w:cs="Arial"/>
          <w:sz w:val="21"/>
          <w:szCs w:val="21"/>
          <w:bdr w:val="single" w:sz="6" w:space="0" w:color="D3DCE6" w:frame="1"/>
        </w:rPr>
        <w:t>name</w:t>
      </w:r>
      <w:r>
        <w:rPr>
          <w:rFonts w:ascii="Arial" w:hAnsi="Arial" w:cs="Arial"/>
          <w:sz w:val="27"/>
          <w:szCs w:val="27"/>
        </w:rPr>
        <w:t> variables as </w:t>
      </w:r>
      <w:proofErr w:type="spellStart"/>
      <w:r>
        <w:rPr>
          <w:rStyle w:val="HTMLCode"/>
          <w:rFonts w:ascii="Inconsolata" w:hAnsi="Inconsolata"/>
          <w:sz w:val="21"/>
          <w:szCs w:val="21"/>
          <w:bdr w:val="single" w:sz="6" w:space="0" w:color="D3DCE6" w:frame="1"/>
        </w:rPr>
        <w:t>Programiz</w:t>
      </w:r>
      <w:proofErr w:type="spellEnd"/>
      <w:r>
        <w:rPr>
          <w:rFonts w:ascii="Arial" w:hAnsi="Arial" w:cs="Arial"/>
          <w:sz w:val="27"/>
          <w:szCs w:val="27"/>
        </w:rPr>
        <w:t>.</w:t>
      </w:r>
    </w:p>
    <w:p w14:paraId="51D0FD6B" w14:textId="77777777" w:rsidR="0073524D" w:rsidRDefault="0073524D" w:rsidP="0073524D">
      <w:pPr>
        <w:pStyle w:val="NormalWeb"/>
        <w:shd w:val="clear" w:color="auto" w:fill="FFFFFF"/>
        <w:jc w:val="both"/>
        <w:rPr>
          <w:rFonts w:ascii="Segoe UI" w:hAnsi="Segoe UI" w:cs="Segoe UI"/>
          <w:color w:val="333333"/>
        </w:rPr>
      </w:pPr>
    </w:p>
    <w:p w14:paraId="5996DFCA" w14:textId="77777777" w:rsidR="0073524D" w:rsidRPr="00AF49AF" w:rsidRDefault="0073524D" w:rsidP="0073524D">
      <w:pPr>
        <w:pStyle w:val="Heading3"/>
        <w:shd w:val="clear" w:color="auto" w:fill="F9FAFC"/>
        <w:spacing w:before="0" w:after="180" w:line="450" w:lineRule="atLeast"/>
        <w:rPr>
          <w:rFonts w:ascii="Arial" w:hAnsi="Arial" w:cs="Arial"/>
          <w:b/>
          <w:bCs/>
          <w:color w:val="25265E"/>
          <w:sz w:val="30"/>
          <w:szCs w:val="30"/>
        </w:rPr>
      </w:pPr>
      <w:r w:rsidRPr="00AF49AF">
        <w:rPr>
          <w:rFonts w:ascii="Arial" w:hAnsi="Arial" w:cs="Arial"/>
          <w:b/>
          <w:bCs/>
          <w:color w:val="25265E"/>
          <w:sz w:val="30"/>
          <w:szCs w:val="30"/>
        </w:rPr>
        <w:t xml:space="preserve">Types of </w:t>
      </w:r>
      <w:proofErr w:type="gramStart"/>
      <w:r w:rsidRPr="00AF49AF">
        <w:rPr>
          <w:rFonts w:ascii="Arial" w:hAnsi="Arial" w:cs="Arial"/>
          <w:b/>
          <w:bCs/>
          <w:color w:val="25265E"/>
          <w:sz w:val="30"/>
          <w:szCs w:val="30"/>
        </w:rPr>
        <w:t>Constructor</w:t>
      </w:r>
      <w:proofErr w:type="gramEnd"/>
    </w:p>
    <w:p w14:paraId="0C143422"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constructors can be divided into 3 types:</w:t>
      </w:r>
    </w:p>
    <w:p w14:paraId="7E20B777" w14:textId="77777777" w:rsidR="0073524D" w:rsidRDefault="0073524D" w:rsidP="0073524D">
      <w:pPr>
        <w:numPr>
          <w:ilvl w:val="0"/>
          <w:numId w:val="42"/>
        </w:numPr>
        <w:shd w:val="clear" w:color="auto" w:fill="F9FAFC"/>
        <w:spacing w:after="180" w:line="450" w:lineRule="atLeast"/>
        <w:rPr>
          <w:rFonts w:ascii="Arial" w:hAnsi="Arial" w:cs="Arial"/>
          <w:sz w:val="27"/>
          <w:szCs w:val="27"/>
        </w:rPr>
      </w:pPr>
      <w:r>
        <w:rPr>
          <w:rFonts w:ascii="Arial" w:hAnsi="Arial" w:cs="Arial"/>
          <w:sz w:val="27"/>
          <w:szCs w:val="27"/>
        </w:rPr>
        <w:lastRenderedPageBreak/>
        <w:t>No-Arg Constructor</w:t>
      </w:r>
    </w:p>
    <w:p w14:paraId="482B5C7F" w14:textId="77777777" w:rsidR="0073524D" w:rsidRDefault="0073524D" w:rsidP="0073524D">
      <w:pPr>
        <w:numPr>
          <w:ilvl w:val="0"/>
          <w:numId w:val="42"/>
        </w:numPr>
        <w:shd w:val="clear" w:color="auto" w:fill="F9FAFC"/>
        <w:spacing w:after="180" w:line="450" w:lineRule="atLeast"/>
        <w:rPr>
          <w:rFonts w:ascii="Arial" w:hAnsi="Arial" w:cs="Arial"/>
          <w:sz w:val="27"/>
          <w:szCs w:val="27"/>
        </w:rPr>
      </w:pPr>
      <w:r>
        <w:rPr>
          <w:rFonts w:ascii="Arial" w:hAnsi="Arial" w:cs="Arial"/>
          <w:sz w:val="27"/>
          <w:szCs w:val="27"/>
        </w:rPr>
        <w:t>Parameterized Constructor</w:t>
      </w:r>
    </w:p>
    <w:p w14:paraId="42884F2D" w14:textId="77777777" w:rsidR="0073524D" w:rsidRDefault="0073524D" w:rsidP="0073524D">
      <w:pPr>
        <w:numPr>
          <w:ilvl w:val="0"/>
          <w:numId w:val="42"/>
        </w:numPr>
        <w:shd w:val="clear" w:color="auto" w:fill="F9FAFC"/>
        <w:spacing w:after="180" w:line="450" w:lineRule="atLeast"/>
        <w:rPr>
          <w:rFonts w:ascii="Arial" w:hAnsi="Arial" w:cs="Arial"/>
          <w:sz w:val="27"/>
          <w:szCs w:val="27"/>
        </w:rPr>
      </w:pPr>
      <w:r>
        <w:rPr>
          <w:rFonts w:ascii="Arial" w:hAnsi="Arial" w:cs="Arial"/>
          <w:sz w:val="27"/>
          <w:szCs w:val="27"/>
        </w:rPr>
        <w:t>Default Constructor</w:t>
      </w:r>
    </w:p>
    <w:p w14:paraId="02523F6D" w14:textId="77777777" w:rsidR="0073524D" w:rsidRDefault="00000000" w:rsidP="0073524D">
      <w:pPr>
        <w:spacing w:before="600" w:after="600"/>
        <w:rPr>
          <w:sz w:val="24"/>
          <w:szCs w:val="24"/>
        </w:rPr>
      </w:pPr>
      <w:r>
        <w:pict w14:anchorId="61213499">
          <v:rect id="_x0000_i1027" style="width:0;height:0" o:hralign="center" o:hrstd="t" o:hrnoshade="t" o:hr="t" fillcolor="#25265e" stroked="f"/>
        </w:pict>
      </w:r>
    </w:p>
    <w:p w14:paraId="2857F66A"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1. Java No-Arg Constructors</w:t>
      </w:r>
    </w:p>
    <w:p w14:paraId="519514BB"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proofErr w:type="gramStart"/>
      <w:r>
        <w:rPr>
          <w:rFonts w:ascii="Arial" w:hAnsi="Arial" w:cs="Arial"/>
          <w:sz w:val="27"/>
          <w:szCs w:val="27"/>
        </w:rPr>
        <w:t>Similar to</w:t>
      </w:r>
      <w:proofErr w:type="gramEnd"/>
      <w:r>
        <w:rPr>
          <w:rFonts w:ascii="Arial" w:hAnsi="Arial" w:cs="Arial"/>
          <w:sz w:val="27"/>
          <w:szCs w:val="27"/>
        </w:rPr>
        <w:t xml:space="preserve"> methods, a Java constructor may or may not have any parameters (arguments).If a constructor does not accept any parameters, it is known as a no-argument constructor. For example,</w:t>
      </w:r>
    </w:p>
    <w:p w14:paraId="5F491AB4"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Constructor</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2926441"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the constructor</w:t>
      </w:r>
    </w:p>
    <w:p w14:paraId="151CC491"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sz w:val="24"/>
          <w:szCs w:val="24"/>
        </w:rPr>
      </w:pPr>
      <w:r>
        <w:rPr>
          <w:rStyle w:val="HTMLCode"/>
          <w:rFonts w:ascii="Inconsolata" w:hAnsi="Inconsolata"/>
          <w:color w:val="D3D3D3"/>
          <w:sz w:val="21"/>
          <w:szCs w:val="21"/>
          <w:bdr w:val="none" w:sz="0" w:space="0" w:color="auto" w:frame="1"/>
          <w:shd w:val="clear" w:color="auto" w:fill="383B40"/>
        </w:rPr>
        <w:t>}</w:t>
      </w:r>
      <w:r w:rsidR="00000000">
        <w:pict w14:anchorId="51EBB4F0">
          <v:rect id="_x0000_i1028" style="width:0;height:0" o:hralign="center" o:hrstd="t" o:hrnoshade="t" o:hr="t" fillcolor="#25265e" stroked="f"/>
        </w:pict>
      </w:r>
    </w:p>
    <w:p w14:paraId="0BADB5F0" w14:textId="77777777" w:rsidR="0073524D" w:rsidRDefault="0073524D" w:rsidP="0073524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private no-</w:t>
      </w:r>
      <w:proofErr w:type="spellStart"/>
      <w:r>
        <w:rPr>
          <w:rFonts w:ascii="Arial" w:hAnsi="Arial" w:cs="Arial"/>
          <w:color w:val="25265E"/>
          <w:sz w:val="30"/>
          <w:szCs w:val="30"/>
        </w:rPr>
        <w:t>arg</w:t>
      </w:r>
      <w:proofErr w:type="spellEnd"/>
      <w:r>
        <w:rPr>
          <w:rFonts w:ascii="Arial" w:hAnsi="Arial" w:cs="Arial"/>
          <w:color w:val="25265E"/>
          <w:sz w:val="30"/>
          <w:szCs w:val="30"/>
        </w:rPr>
        <w:t xml:space="preserve"> constructor</w:t>
      </w:r>
    </w:p>
    <w:p w14:paraId="222961B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95DBA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1793E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w:t>
      </w:r>
      <w:proofErr w:type="gramEnd"/>
    </w:p>
    <w:p w14:paraId="5B917AF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726B66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constructor with no parameter</w:t>
      </w:r>
    </w:p>
    <w:p w14:paraId="2330B6D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D76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proofErr w:type="gramStart"/>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End"/>
    </w:p>
    <w:p w14:paraId="7F6D817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"Constructor is called"</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270BF11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02DEBBC"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CB94AFC"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E8E8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2E708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calling the constructor without any parameter</w:t>
      </w:r>
    </w:p>
    <w:p w14:paraId="2D9F368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FFB597E"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i: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obj.i</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78A5140E"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FF62C1"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37C881D" w14:textId="77777777" w:rsidR="0073524D" w:rsidRDefault="00000000" w:rsidP="0073524D">
      <w:pPr>
        <w:shd w:val="clear" w:color="auto" w:fill="383B40"/>
        <w:rPr>
          <w:rFonts w:ascii="Arial" w:hAnsi="Arial" w:cs="Arial"/>
          <w:color w:val="25265E"/>
          <w:sz w:val="24"/>
          <w:szCs w:val="24"/>
        </w:rPr>
      </w:pPr>
      <w:hyperlink r:id="rId44" w:tgtFrame="_blank" w:history="1">
        <w:r w:rsidR="0073524D">
          <w:rPr>
            <w:rStyle w:val="Hyperlink"/>
            <w:rFonts w:ascii="Arial" w:hAnsi="Arial" w:cs="Arial"/>
            <w:color w:val="FFFFFF"/>
            <w:sz w:val="21"/>
            <w:szCs w:val="21"/>
          </w:rPr>
          <w:t>Run Code</w:t>
        </w:r>
      </w:hyperlink>
    </w:p>
    <w:p w14:paraId="4B7EA011"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53CF9CB8"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Constructor is </w:t>
      </w:r>
      <w:proofErr w:type="gramStart"/>
      <w:r>
        <w:rPr>
          <w:rStyle w:val="HTMLSample"/>
          <w:rFonts w:ascii="Inconsolata" w:eastAsiaTheme="majorEastAsia" w:hAnsi="Inconsolata"/>
          <w:color w:val="D5D5D5"/>
          <w:sz w:val="21"/>
          <w:szCs w:val="21"/>
          <w:bdr w:val="none" w:sz="0" w:space="0" w:color="auto" w:frame="1"/>
        </w:rPr>
        <w:t>called</w:t>
      </w:r>
      <w:proofErr w:type="gramEnd"/>
    </w:p>
    <w:p w14:paraId="5EBC11F0"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Value of i: 5</w:t>
      </w:r>
    </w:p>
    <w:p w14:paraId="70090EE2"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constructor </w:t>
      </w:r>
      <w:r>
        <w:rPr>
          <w:rStyle w:val="HTMLCode"/>
          <w:rFonts w:ascii="Inconsolata" w:hAnsi="Inconsolata"/>
          <w:sz w:val="21"/>
          <w:szCs w:val="21"/>
          <w:bdr w:val="single" w:sz="6" w:space="0" w:color="D3DCE6" w:frame="1"/>
        </w:rPr>
        <w:t>Main()</w:t>
      </w:r>
      <w:r>
        <w:rPr>
          <w:rFonts w:ascii="Arial" w:hAnsi="Arial" w:cs="Arial"/>
          <w:sz w:val="27"/>
          <w:szCs w:val="27"/>
        </w:rPr>
        <w:t>. Here, the constructor does not accept any parameters. Hence, it is known as a no-</w:t>
      </w:r>
      <w:proofErr w:type="spellStart"/>
      <w:r>
        <w:rPr>
          <w:rFonts w:ascii="Arial" w:hAnsi="Arial" w:cs="Arial"/>
          <w:sz w:val="27"/>
          <w:szCs w:val="27"/>
        </w:rPr>
        <w:t>arg</w:t>
      </w:r>
      <w:proofErr w:type="spellEnd"/>
      <w:r>
        <w:rPr>
          <w:rFonts w:ascii="Arial" w:hAnsi="Arial" w:cs="Arial"/>
          <w:sz w:val="27"/>
          <w:szCs w:val="27"/>
        </w:rPr>
        <w:t xml:space="preserve"> constructor.</w:t>
      </w:r>
    </w:p>
    <w:p w14:paraId="268CE71E"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Notice that we have declared the constructor as private.</w:t>
      </w:r>
    </w:p>
    <w:p w14:paraId="068B3CD9"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 constructor is declared </w:t>
      </w:r>
      <w:r>
        <w:rPr>
          <w:rStyle w:val="HTMLCode"/>
          <w:rFonts w:ascii="Inconsolata" w:hAnsi="Inconsolata"/>
          <w:sz w:val="21"/>
          <w:szCs w:val="21"/>
          <w:bdr w:val="single" w:sz="6" w:space="0" w:color="D3DCE6" w:frame="1"/>
        </w:rPr>
        <w:t>private</w:t>
      </w:r>
      <w:r>
        <w:rPr>
          <w:rFonts w:ascii="Arial" w:hAnsi="Arial" w:cs="Arial"/>
          <w:sz w:val="27"/>
          <w:szCs w:val="27"/>
        </w:rPr>
        <w:t>, it cannot be accessed from outside the class. So, creating objects from outside the class is prohibited using the private constructor.</w:t>
      </w:r>
    </w:p>
    <w:p w14:paraId="26AA073B"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 xml:space="preserve">Here, we are creating the object inside the same class. Hence, the program </w:t>
      </w:r>
      <w:proofErr w:type="gramStart"/>
      <w:r>
        <w:rPr>
          <w:rFonts w:ascii="Arial" w:hAnsi="Arial" w:cs="Arial"/>
          <w:sz w:val="27"/>
          <w:szCs w:val="27"/>
        </w:rPr>
        <w:t>is able to</w:t>
      </w:r>
      <w:proofErr w:type="gramEnd"/>
      <w:r>
        <w:rPr>
          <w:rFonts w:ascii="Arial" w:hAnsi="Arial" w:cs="Arial"/>
          <w:sz w:val="27"/>
          <w:szCs w:val="27"/>
        </w:rPr>
        <w:t xml:space="preserve"> access the constructor. </w:t>
      </w:r>
    </w:p>
    <w:p w14:paraId="63E43753"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if we want to create objects outside the class, then we need to declare the constructor as </w:t>
      </w:r>
      <w:r>
        <w:rPr>
          <w:rStyle w:val="HTMLCode"/>
          <w:rFonts w:ascii="Inconsolata" w:hAnsi="Inconsolata"/>
          <w:sz w:val="21"/>
          <w:szCs w:val="21"/>
          <w:bdr w:val="single" w:sz="6" w:space="0" w:color="D3DCE6" w:frame="1"/>
        </w:rPr>
        <w:t>public</w:t>
      </w:r>
      <w:r>
        <w:rPr>
          <w:rFonts w:ascii="Arial" w:hAnsi="Arial" w:cs="Arial"/>
          <w:sz w:val="27"/>
          <w:szCs w:val="27"/>
        </w:rPr>
        <w:t>.</w:t>
      </w:r>
    </w:p>
    <w:p w14:paraId="452B63A3" w14:textId="77777777" w:rsidR="0073524D" w:rsidRDefault="0073524D" w:rsidP="0073524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public no-</w:t>
      </w:r>
      <w:proofErr w:type="spellStart"/>
      <w:r>
        <w:rPr>
          <w:rFonts w:ascii="Arial" w:hAnsi="Arial" w:cs="Arial"/>
          <w:color w:val="25265E"/>
          <w:sz w:val="30"/>
          <w:szCs w:val="30"/>
        </w:rPr>
        <w:t>arg</w:t>
      </w:r>
      <w:proofErr w:type="spellEnd"/>
      <w:r>
        <w:rPr>
          <w:rFonts w:ascii="Arial" w:hAnsi="Arial" w:cs="Arial"/>
          <w:color w:val="25265E"/>
          <w:sz w:val="30"/>
          <w:szCs w:val="30"/>
        </w:rPr>
        <w:t xml:space="preserve"> constructors</w:t>
      </w:r>
    </w:p>
    <w:p w14:paraId="2C9A410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Company</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4BE6B96"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w:t>
      </w:r>
      <w:proofErr w:type="gramStart"/>
      <w:r>
        <w:rPr>
          <w:rStyle w:val="HTMLCode"/>
          <w:rFonts w:ascii="Inconsolata" w:hAnsi="Inconsolata"/>
          <w:color w:val="D3D3D3"/>
          <w:sz w:val="21"/>
          <w:szCs w:val="21"/>
          <w:bdr w:val="none" w:sz="0" w:space="0" w:color="auto" w:frame="1"/>
          <w:shd w:val="clear" w:color="auto" w:fill="383B40"/>
        </w:rPr>
        <w:t>name;</w:t>
      </w:r>
      <w:proofErr w:type="gramEnd"/>
    </w:p>
    <w:p w14:paraId="0832277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21E9F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public constructor</w:t>
      </w:r>
    </w:p>
    <w:p w14:paraId="3B1A40E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Company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38243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name = </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Programiz</w:t>
      </w:r>
      <w:proofErr w:type="spellEnd"/>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roofErr w:type="gramEnd"/>
    </w:p>
    <w:p w14:paraId="79D27DC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B309B8E"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CC631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022E4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CB6AAE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C7D1A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C2332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object is created in another class</w:t>
      </w:r>
    </w:p>
    <w:p w14:paraId="4731504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Company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Company(</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9E2CB2E"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"Company name = "</w:t>
      </w:r>
      <w:r>
        <w:rPr>
          <w:rStyle w:val="HTMLCode"/>
          <w:rFonts w:ascii="Inconsolata" w:hAnsi="Inconsolata"/>
          <w:color w:val="D3D3D3"/>
          <w:sz w:val="21"/>
          <w:szCs w:val="21"/>
          <w:bdr w:val="none" w:sz="0" w:space="0" w:color="auto" w:frame="1"/>
          <w:shd w:val="clear" w:color="auto" w:fill="383B40"/>
        </w:rPr>
        <w:t xml:space="preserve"> + obj.name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C996D71"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0857B3"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194B16" w14:textId="77777777" w:rsidR="0073524D" w:rsidRDefault="00000000" w:rsidP="0073524D">
      <w:pPr>
        <w:shd w:val="clear" w:color="auto" w:fill="383B40"/>
        <w:rPr>
          <w:rFonts w:ascii="Arial" w:hAnsi="Arial" w:cs="Arial"/>
          <w:color w:val="25265E"/>
          <w:sz w:val="24"/>
          <w:szCs w:val="24"/>
        </w:rPr>
      </w:pPr>
      <w:hyperlink r:id="rId45" w:tgtFrame="_blank" w:history="1">
        <w:r w:rsidR="0073524D">
          <w:rPr>
            <w:rStyle w:val="Hyperlink"/>
            <w:rFonts w:ascii="Arial" w:hAnsi="Arial" w:cs="Arial"/>
            <w:color w:val="FFFFFF"/>
            <w:sz w:val="21"/>
            <w:szCs w:val="21"/>
          </w:rPr>
          <w:t>Run Code</w:t>
        </w:r>
      </w:hyperlink>
    </w:p>
    <w:p w14:paraId="21627BC3"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5A32A98D"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imes New Roman" w:hAnsi="Times New Roman" w:cs="Times New Roman"/>
          <w:sz w:val="24"/>
          <w:szCs w:val="24"/>
        </w:rPr>
      </w:pPr>
      <w:r>
        <w:rPr>
          <w:rStyle w:val="HTMLSample"/>
          <w:rFonts w:ascii="Inconsolata" w:eastAsiaTheme="majorEastAsia" w:hAnsi="Inconsolata"/>
          <w:color w:val="D5D5D5"/>
          <w:sz w:val="21"/>
          <w:szCs w:val="21"/>
          <w:bdr w:val="none" w:sz="0" w:space="0" w:color="auto" w:frame="1"/>
        </w:rPr>
        <w:t xml:space="preserve">Company name = </w:t>
      </w:r>
      <w:proofErr w:type="spellStart"/>
      <w:r>
        <w:rPr>
          <w:rStyle w:val="HTMLSample"/>
          <w:rFonts w:ascii="Inconsolata" w:eastAsiaTheme="majorEastAsia" w:hAnsi="Inconsolata"/>
          <w:color w:val="D5D5D5"/>
          <w:sz w:val="21"/>
          <w:szCs w:val="21"/>
          <w:bdr w:val="none" w:sz="0" w:space="0" w:color="auto" w:frame="1"/>
        </w:rPr>
        <w:t>Programiz</w:t>
      </w:r>
      <w:proofErr w:type="spellEnd"/>
      <w:r w:rsidR="00000000">
        <w:pict w14:anchorId="5A892F7B">
          <v:rect id="_x0000_i1029" style="width:0;height:0" o:hralign="center" o:hrstd="t" o:hrnoshade="t" o:hr="t" fillcolor="#25265e" stroked="f"/>
        </w:pict>
      </w:r>
    </w:p>
    <w:p w14:paraId="649F6B86"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2. Java Parameterized Constructor</w:t>
      </w:r>
    </w:p>
    <w:p w14:paraId="52ECE3B2"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Java constructor can also accept one or more parameters. Such constructors are known as parameterized constructors (constructor with parameters).</w:t>
      </w:r>
    </w:p>
    <w:p w14:paraId="64E812B5" w14:textId="77777777" w:rsidR="0073524D" w:rsidRDefault="0073524D" w:rsidP="0073524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4: Parameterized constructor</w:t>
      </w:r>
    </w:p>
    <w:p w14:paraId="36228AF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38E33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71A081"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w:t>
      </w:r>
      <w:proofErr w:type="gramStart"/>
      <w:r>
        <w:rPr>
          <w:rStyle w:val="HTMLCode"/>
          <w:rFonts w:ascii="Inconsolata" w:hAnsi="Inconsolata"/>
          <w:color w:val="D3D3D3"/>
          <w:sz w:val="21"/>
          <w:szCs w:val="21"/>
          <w:bdr w:val="none" w:sz="0" w:space="0" w:color="auto" w:frame="1"/>
          <w:shd w:val="clear" w:color="auto" w:fill="383B40"/>
        </w:rPr>
        <w:t>languages;</w:t>
      </w:r>
      <w:proofErr w:type="gramEnd"/>
    </w:p>
    <w:p w14:paraId="35274171"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0657F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constructor accepting single value</w:t>
      </w:r>
    </w:p>
    <w:p w14:paraId="1469058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Main(String lang) {</w:t>
      </w:r>
    </w:p>
    <w:p w14:paraId="1C06F13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languages = </w:t>
      </w:r>
      <w:proofErr w:type="gramStart"/>
      <w:r>
        <w:rPr>
          <w:rStyle w:val="HTMLCode"/>
          <w:rFonts w:ascii="Inconsolata" w:hAnsi="Inconsolata"/>
          <w:color w:val="D3D3D3"/>
          <w:sz w:val="21"/>
          <w:szCs w:val="21"/>
          <w:bdr w:val="none" w:sz="0" w:space="0" w:color="auto" w:frame="1"/>
          <w:shd w:val="clear" w:color="auto" w:fill="383B40"/>
        </w:rPr>
        <w:t>lang;</w:t>
      </w:r>
      <w:proofErr w:type="gramEnd"/>
    </w:p>
    <w:p w14:paraId="5161135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 xml:space="preserve">(languages + </w:t>
      </w:r>
      <w:r>
        <w:rPr>
          <w:rStyle w:val="hljs-string"/>
          <w:rFonts w:ascii="Inconsolata" w:hAnsi="Inconsolata"/>
          <w:color w:val="98C379"/>
          <w:sz w:val="21"/>
          <w:szCs w:val="21"/>
          <w:bdr w:val="none" w:sz="0" w:space="0" w:color="auto" w:frame="1"/>
          <w:shd w:val="clear" w:color="auto" w:fill="383B40"/>
        </w:rPr>
        <w:t>" Programming Language"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42FBF3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C71C7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F9C9EC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684416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CE426C"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constructor by passing a single value</w:t>
      </w:r>
    </w:p>
    <w:p w14:paraId="45D6E49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r>
        <w:rPr>
          <w:rStyle w:val="hljs-string"/>
          <w:rFonts w:ascii="Inconsolata" w:hAnsi="Inconsolata"/>
          <w:color w:val="98C379"/>
          <w:sz w:val="21"/>
          <w:szCs w:val="21"/>
          <w:bdr w:val="none" w:sz="0" w:space="0" w:color="auto" w:frame="1"/>
          <w:shd w:val="clear" w:color="auto" w:fill="383B40"/>
        </w:rPr>
        <w:t>"Java"</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600BD63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r>
        <w:rPr>
          <w:rStyle w:val="hljs-string"/>
          <w:rFonts w:ascii="Inconsolata" w:hAnsi="Inconsolata"/>
          <w:color w:val="98C379"/>
          <w:sz w:val="21"/>
          <w:szCs w:val="21"/>
          <w:bdr w:val="none" w:sz="0" w:space="0" w:color="auto" w:frame="1"/>
          <w:shd w:val="clear" w:color="auto" w:fill="383B40"/>
        </w:rPr>
        <w:t>"Python"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125A44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obj3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r>
        <w:rPr>
          <w:rStyle w:val="hljs-string"/>
          <w:rFonts w:ascii="Inconsolata" w:hAnsi="Inconsolata"/>
          <w:color w:val="98C379"/>
          <w:sz w:val="21"/>
          <w:szCs w:val="21"/>
          <w:bdr w:val="none" w:sz="0" w:space="0" w:color="auto" w:frame="1"/>
          <w:shd w:val="clear" w:color="auto" w:fill="383B40"/>
        </w:rPr>
        <w:t>"C"</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5C1CA07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1440F07"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B0162AC" w14:textId="77777777" w:rsidR="0073524D" w:rsidRDefault="00000000" w:rsidP="0073524D">
      <w:pPr>
        <w:shd w:val="clear" w:color="auto" w:fill="383B40"/>
        <w:rPr>
          <w:rFonts w:ascii="Arial" w:hAnsi="Arial" w:cs="Arial"/>
          <w:color w:val="25265E"/>
          <w:sz w:val="24"/>
          <w:szCs w:val="24"/>
        </w:rPr>
      </w:pPr>
      <w:hyperlink r:id="rId46" w:tgtFrame="_blank" w:history="1">
        <w:r w:rsidR="0073524D">
          <w:rPr>
            <w:rStyle w:val="Hyperlink"/>
            <w:rFonts w:ascii="Arial" w:hAnsi="Arial" w:cs="Arial"/>
            <w:color w:val="FFFFFF"/>
            <w:sz w:val="21"/>
            <w:szCs w:val="21"/>
          </w:rPr>
          <w:t>Run Code</w:t>
        </w:r>
      </w:hyperlink>
    </w:p>
    <w:p w14:paraId="3F33463D"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D1A5F43"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Java Programming Language</w:t>
      </w:r>
    </w:p>
    <w:p w14:paraId="67C563A8"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Python Programming Language</w:t>
      </w:r>
    </w:p>
    <w:p w14:paraId="1A8D0777"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 Programming Language</w:t>
      </w:r>
    </w:p>
    <w:p w14:paraId="2F641522"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constructor named </w:t>
      </w:r>
      <w:r>
        <w:rPr>
          <w:rStyle w:val="HTMLCode"/>
          <w:rFonts w:ascii="Inconsolata" w:hAnsi="Inconsolata"/>
          <w:sz w:val="21"/>
          <w:szCs w:val="21"/>
          <w:bdr w:val="single" w:sz="6" w:space="0" w:color="D3DCE6" w:frame="1"/>
        </w:rPr>
        <w:t>Main()</w:t>
      </w:r>
      <w:r>
        <w:rPr>
          <w:rFonts w:ascii="Arial" w:hAnsi="Arial" w:cs="Arial"/>
          <w:sz w:val="27"/>
          <w:szCs w:val="27"/>
        </w:rPr>
        <w:t>. Here, the constructor takes a single parameter. Notice the expression,</w:t>
      </w:r>
    </w:p>
    <w:p w14:paraId="2D8B75F8"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Main obj1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r>
        <w:rPr>
          <w:rStyle w:val="hljs-string"/>
          <w:rFonts w:ascii="Inconsolata" w:hAnsi="Inconsolata"/>
          <w:color w:val="98C379"/>
          <w:sz w:val="21"/>
          <w:szCs w:val="21"/>
          <w:bdr w:val="none" w:sz="0" w:space="0" w:color="auto" w:frame="1"/>
          <w:shd w:val="clear" w:color="auto" w:fill="383B40"/>
        </w:rPr>
        <w:t>"Java"</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5A3982E9"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are passing the single value to the constructor. Based on the argument passed, the language variable is initialized inside the constructor.</w:t>
      </w:r>
    </w:p>
    <w:p w14:paraId="6B5FF9FC" w14:textId="77777777" w:rsidR="0073524D" w:rsidRDefault="00000000" w:rsidP="0073524D">
      <w:pPr>
        <w:spacing w:before="600" w:after="600"/>
        <w:rPr>
          <w:sz w:val="24"/>
          <w:szCs w:val="24"/>
        </w:rPr>
      </w:pPr>
      <w:r>
        <w:pict w14:anchorId="5BEF68C9">
          <v:rect id="_x0000_i1030" style="width:0;height:0" o:hralign="center" o:hrstd="t" o:hrnoshade="t" o:hr="t" fillcolor="#25265e" stroked="f"/>
        </w:pict>
      </w:r>
    </w:p>
    <w:p w14:paraId="5C06347A"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3. Java Default Constructor</w:t>
      </w:r>
    </w:p>
    <w:p w14:paraId="751816F1"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do not create any constructor, the Java compiler automatically create a no-</w:t>
      </w:r>
      <w:proofErr w:type="spellStart"/>
      <w:r>
        <w:rPr>
          <w:rFonts w:ascii="Arial" w:hAnsi="Arial" w:cs="Arial"/>
          <w:sz w:val="27"/>
          <w:szCs w:val="27"/>
        </w:rPr>
        <w:t>arg</w:t>
      </w:r>
      <w:proofErr w:type="spellEnd"/>
      <w:r>
        <w:rPr>
          <w:rFonts w:ascii="Arial" w:hAnsi="Arial" w:cs="Arial"/>
          <w:sz w:val="27"/>
          <w:szCs w:val="27"/>
        </w:rPr>
        <w:t xml:space="preserve"> constructor during the execution of the program. This constructor is called default constructor.</w:t>
      </w:r>
    </w:p>
    <w:p w14:paraId="38350799" w14:textId="77777777" w:rsidR="0073524D" w:rsidRDefault="0073524D" w:rsidP="0073524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Default Constructor</w:t>
      </w:r>
    </w:p>
    <w:p w14:paraId="65714FB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70C4F9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551B9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a;</w:t>
      </w:r>
      <w:proofErr w:type="gramEnd"/>
    </w:p>
    <w:p w14:paraId="6210F06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b;</w:t>
      </w:r>
      <w:proofErr w:type="gramEnd"/>
    </w:p>
    <w:p w14:paraId="3EE3C396"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D32A5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A0CCF3C"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6F309"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 default constructor is called</w:t>
      </w:r>
    </w:p>
    <w:p w14:paraId="265669A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5C1EF24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4218E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"Default Value:"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44C2918A"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obj.a</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77562E6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"b =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obj.b</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403E1183"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329327"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743FA5D" w14:textId="77777777" w:rsidR="0073524D" w:rsidRDefault="00000000" w:rsidP="0073524D">
      <w:pPr>
        <w:shd w:val="clear" w:color="auto" w:fill="383B40"/>
        <w:rPr>
          <w:rFonts w:ascii="Arial" w:hAnsi="Arial" w:cs="Arial"/>
          <w:color w:val="25265E"/>
          <w:sz w:val="24"/>
          <w:szCs w:val="24"/>
        </w:rPr>
      </w:pPr>
      <w:hyperlink r:id="rId47" w:tgtFrame="_blank" w:history="1">
        <w:r w:rsidR="0073524D">
          <w:rPr>
            <w:rStyle w:val="Hyperlink"/>
            <w:rFonts w:ascii="Arial" w:hAnsi="Arial" w:cs="Arial"/>
            <w:color w:val="FFFFFF"/>
            <w:sz w:val="21"/>
            <w:szCs w:val="21"/>
          </w:rPr>
          <w:t>Run Code</w:t>
        </w:r>
      </w:hyperlink>
    </w:p>
    <w:p w14:paraId="45E8884B"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4C17C2B"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Default Value:</w:t>
      </w:r>
    </w:p>
    <w:p w14:paraId="0DC525B6"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a = 0</w:t>
      </w:r>
    </w:p>
    <w:p w14:paraId="5F447169" w14:textId="77777777" w:rsidR="0073524D" w:rsidRDefault="0073524D" w:rsidP="007352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b = false</w:t>
      </w:r>
    </w:p>
    <w:p w14:paraId="5FBFAF1F"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haven't created any constructors. Hence, the Java compiler automatically creates the default constructor.</w:t>
      </w:r>
    </w:p>
    <w:p w14:paraId="57AE1A44"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5013"/>
        <w:gridCol w:w="6387"/>
      </w:tblGrid>
      <w:tr w:rsidR="0073524D" w14:paraId="15A40C36" w14:textId="77777777" w:rsidTr="009B2F2C">
        <w:tc>
          <w:tcPr>
            <w:tcW w:w="0" w:type="auto"/>
            <w:shd w:val="clear" w:color="auto" w:fill="F8FAFF"/>
            <w:tcMar>
              <w:top w:w="180" w:type="dxa"/>
              <w:left w:w="360" w:type="dxa"/>
              <w:bottom w:w="180" w:type="dxa"/>
              <w:right w:w="360" w:type="dxa"/>
            </w:tcMar>
            <w:vAlign w:val="center"/>
            <w:hideMark/>
          </w:tcPr>
          <w:p w14:paraId="4D329305" w14:textId="77777777" w:rsidR="0073524D" w:rsidRDefault="0073524D" w:rsidP="009B2F2C">
            <w:pPr>
              <w:rPr>
                <w:sz w:val="24"/>
                <w:szCs w:val="24"/>
              </w:rPr>
            </w:pPr>
            <w:r>
              <w:t>Type</w:t>
            </w:r>
          </w:p>
        </w:tc>
        <w:tc>
          <w:tcPr>
            <w:tcW w:w="0" w:type="auto"/>
            <w:shd w:val="clear" w:color="auto" w:fill="F8FAFF"/>
            <w:tcMar>
              <w:top w:w="180" w:type="dxa"/>
              <w:left w:w="360" w:type="dxa"/>
              <w:bottom w:w="180" w:type="dxa"/>
              <w:right w:w="360" w:type="dxa"/>
            </w:tcMar>
            <w:vAlign w:val="center"/>
            <w:hideMark/>
          </w:tcPr>
          <w:p w14:paraId="283F0B5F" w14:textId="77777777" w:rsidR="0073524D" w:rsidRDefault="0073524D" w:rsidP="009B2F2C">
            <w:r>
              <w:t>Default Value</w:t>
            </w:r>
          </w:p>
        </w:tc>
      </w:tr>
      <w:tr w:rsidR="0073524D" w14:paraId="31DFBD9F" w14:textId="77777777" w:rsidTr="009B2F2C">
        <w:tc>
          <w:tcPr>
            <w:tcW w:w="0" w:type="auto"/>
            <w:shd w:val="clear" w:color="auto" w:fill="F8FAFF"/>
            <w:tcMar>
              <w:top w:w="180" w:type="dxa"/>
              <w:left w:w="360" w:type="dxa"/>
              <w:bottom w:w="180" w:type="dxa"/>
              <w:right w:w="360" w:type="dxa"/>
            </w:tcMar>
            <w:vAlign w:val="center"/>
            <w:hideMark/>
          </w:tcPr>
          <w:p w14:paraId="51753F25" w14:textId="77777777" w:rsidR="0073524D" w:rsidRDefault="0073524D" w:rsidP="009B2F2C">
            <w:r>
              <w:rPr>
                <w:rStyle w:val="HTMLCode"/>
                <w:rFonts w:ascii="Inconsolata"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1A044BE1" w14:textId="77777777" w:rsidR="0073524D" w:rsidRDefault="0073524D" w:rsidP="009B2F2C">
            <w:r>
              <w:t>false</w:t>
            </w:r>
          </w:p>
        </w:tc>
      </w:tr>
      <w:tr w:rsidR="0073524D" w14:paraId="4210AB31" w14:textId="77777777" w:rsidTr="009B2F2C">
        <w:tc>
          <w:tcPr>
            <w:tcW w:w="0" w:type="auto"/>
            <w:shd w:val="clear" w:color="auto" w:fill="F8FAFF"/>
            <w:tcMar>
              <w:top w:w="180" w:type="dxa"/>
              <w:left w:w="360" w:type="dxa"/>
              <w:bottom w:w="180" w:type="dxa"/>
              <w:right w:w="360" w:type="dxa"/>
            </w:tcMar>
            <w:vAlign w:val="center"/>
            <w:hideMark/>
          </w:tcPr>
          <w:p w14:paraId="6F7A5028" w14:textId="77777777" w:rsidR="0073524D" w:rsidRDefault="0073524D" w:rsidP="009B2F2C">
            <w:r>
              <w:rPr>
                <w:rStyle w:val="HTMLCode"/>
                <w:rFonts w:ascii="Inconsolata"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4261EEBD" w14:textId="77777777" w:rsidR="0073524D" w:rsidRDefault="0073524D" w:rsidP="009B2F2C">
            <w:r>
              <w:t>0</w:t>
            </w:r>
          </w:p>
        </w:tc>
      </w:tr>
      <w:tr w:rsidR="0073524D" w14:paraId="0D88BFA0" w14:textId="77777777" w:rsidTr="009B2F2C">
        <w:tc>
          <w:tcPr>
            <w:tcW w:w="0" w:type="auto"/>
            <w:shd w:val="clear" w:color="auto" w:fill="F8FAFF"/>
            <w:tcMar>
              <w:top w:w="180" w:type="dxa"/>
              <w:left w:w="360" w:type="dxa"/>
              <w:bottom w:w="180" w:type="dxa"/>
              <w:right w:w="360" w:type="dxa"/>
            </w:tcMar>
            <w:vAlign w:val="center"/>
            <w:hideMark/>
          </w:tcPr>
          <w:p w14:paraId="14844B2C" w14:textId="77777777" w:rsidR="0073524D" w:rsidRDefault="0073524D" w:rsidP="009B2F2C">
            <w:r>
              <w:rPr>
                <w:rStyle w:val="HTMLCode"/>
                <w:rFonts w:ascii="Inconsolata" w:hAnsi="Inconsolata"/>
                <w:sz w:val="21"/>
                <w:szCs w:val="21"/>
                <w:bdr w:val="single" w:sz="6" w:space="0" w:color="D3DCE6" w:frame="1"/>
              </w:rPr>
              <w:t>Short</w:t>
            </w:r>
          </w:p>
        </w:tc>
        <w:tc>
          <w:tcPr>
            <w:tcW w:w="0" w:type="auto"/>
            <w:shd w:val="clear" w:color="auto" w:fill="F8FAFF"/>
            <w:tcMar>
              <w:top w:w="180" w:type="dxa"/>
              <w:left w:w="360" w:type="dxa"/>
              <w:bottom w:w="180" w:type="dxa"/>
              <w:right w:w="360" w:type="dxa"/>
            </w:tcMar>
            <w:vAlign w:val="center"/>
            <w:hideMark/>
          </w:tcPr>
          <w:p w14:paraId="32449EB1" w14:textId="77777777" w:rsidR="0073524D" w:rsidRDefault="0073524D" w:rsidP="009B2F2C">
            <w:r>
              <w:t>0</w:t>
            </w:r>
          </w:p>
        </w:tc>
      </w:tr>
      <w:tr w:rsidR="0073524D" w14:paraId="5561F8A9" w14:textId="77777777" w:rsidTr="009B2F2C">
        <w:tc>
          <w:tcPr>
            <w:tcW w:w="0" w:type="auto"/>
            <w:shd w:val="clear" w:color="auto" w:fill="F8FAFF"/>
            <w:tcMar>
              <w:top w:w="180" w:type="dxa"/>
              <w:left w:w="360" w:type="dxa"/>
              <w:bottom w:w="180" w:type="dxa"/>
              <w:right w:w="360" w:type="dxa"/>
            </w:tcMar>
            <w:vAlign w:val="center"/>
            <w:hideMark/>
          </w:tcPr>
          <w:p w14:paraId="522C1000" w14:textId="77777777" w:rsidR="0073524D" w:rsidRDefault="0073524D" w:rsidP="009B2F2C">
            <w:r>
              <w:rPr>
                <w:rStyle w:val="HTMLCode"/>
                <w:rFonts w:ascii="Inconsolata"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7F6EB6A6" w14:textId="77777777" w:rsidR="0073524D" w:rsidRDefault="0073524D" w:rsidP="009B2F2C">
            <w:r>
              <w:t>0</w:t>
            </w:r>
          </w:p>
        </w:tc>
      </w:tr>
      <w:tr w:rsidR="0073524D" w14:paraId="5A18BE36" w14:textId="77777777" w:rsidTr="009B2F2C">
        <w:tc>
          <w:tcPr>
            <w:tcW w:w="0" w:type="auto"/>
            <w:shd w:val="clear" w:color="auto" w:fill="F8FAFF"/>
            <w:tcMar>
              <w:top w:w="180" w:type="dxa"/>
              <w:left w:w="360" w:type="dxa"/>
              <w:bottom w:w="180" w:type="dxa"/>
              <w:right w:w="360" w:type="dxa"/>
            </w:tcMar>
            <w:vAlign w:val="center"/>
            <w:hideMark/>
          </w:tcPr>
          <w:p w14:paraId="2A8D5D10" w14:textId="77777777" w:rsidR="0073524D" w:rsidRDefault="0073524D" w:rsidP="009B2F2C">
            <w:r>
              <w:rPr>
                <w:rStyle w:val="HTMLCode"/>
                <w:rFonts w:ascii="Inconsolata"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0C37F759" w14:textId="77777777" w:rsidR="0073524D" w:rsidRDefault="0073524D" w:rsidP="009B2F2C">
            <w:r>
              <w:t>0L</w:t>
            </w:r>
          </w:p>
        </w:tc>
      </w:tr>
      <w:tr w:rsidR="0073524D" w14:paraId="3ACC39CD" w14:textId="77777777" w:rsidTr="009B2F2C">
        <w:tc>
          <w:tcPr>
            <w:tcW w:w="0" w:type="auto"/>
            <w:shd w:val="clear" w:color="auto" w:fill="F8FAFF"/>
            <w:tcMar>
              <w:top w:w="180" w:type="dxa"/>
              <w:left w:w="360" w:type="dxa"/>
              <w:bottom w:w="180" w:type="dxa"/>
              <w:right w:w="360" w:type="dxa"/>
            </w:tcMar>
            <w:vAlign w:val="center"/>
            <w:hideMark/>
          </w:tcPr>
          <w:p w14:paraId="02461641" w14:textId="77777777" w:rsidR="0073524D" w:rsidRDefault="0073524D" w:rsidP="009B2F2C">
            <w:r>
              <w:rPr>
                <w:rStyle w:val="HTMLCode"/>
                <w:rFonts w:ascii="Inconsolata"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55D08006" w14:textId="77777777" w:rsidR="0073524D" w:rsidRDefault="0073524D" w:rsidP="009B2F2C">
            <w:r>
              <w:t>\u0000</w:t>
            </w:r>
          </w:p>
        </w:tc>
      </w:tr>
      <w:tr w:rsidR="0073524D" w14:paraId="3B005F4D" w14:textId="77777777" w:rsidTr="009B2F2C">
        <w:tc>
          <w:tcPr>
            <w:tcW w:w="0" w:type="auto"/>
            <w:shd w:val="clear" w:color="auto" w:fill="F8FAFF"/>
            <w:tcMar>
              <w:top w:w="180" w:type="dxa"/>
              <w:left w:w="360" w:type="dxa"/>
              <w:bottom w:w="180" w:type="dxa"/>
              <w:right w:w="360" w:type="dxa"/>
            </w:tcMar>
            <w:vAlign w:val="center"/>
            <w:hideMark/>
          </w:tcPr>
          <w:p w14:paraId="47D2533A" w14:textId="77777777" w:rsidR="0073524D" w:rsidRDefault="0073524D" w:rsidP="009B2F2C">
            <w:r>
              <w:rPr>
                <w:rStyle w:val="HTMLCode"/>
                <w:rFonts w:ascii="Inconsolata"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6ACFA52B" w14:textId="77777777" w:rsidR="0073524D" w:rsidRDefault="0073524D" w:rsidP="009B2F2C">
            <w:r>
              <w:t>0.0f</w:t>
            </w:r>
          </w:p>
        </w:tc>
      </w:tr>
      <w:tr w:rsidR="0073524D" w14:paraId="074A4832" w14:textId="77777777" w:rsidTr="009B2F2C">
        <w:tc>
          <w:tcPr>
            <w:tcW w:w="0" w:type="auto"/>
            <w:shd w:val="clear" w:color="auto" w:fill="F8FAFF"/>
            <w:tcMar>
              <w:top w:w="180" w:type="dxa"/>
              <w:left w:w="360" w:type="dxa"/>
              <w:bottom w:w="180" w:type="dxa"/>
              <w:right w:w="360" w:type="dxa"/>
            </w:tcMar>
            <w:vAlign w:val="center"/>
            <w:hideMark/>
          </w:tcPr>
          <w:p w14:paraId="1854F068" w14:textId="77777777" w:rsidR="0073524D" w:rsidRDefault="0073524D" w:rsidP="009B2F2C">
            <w:r>
              <w:rPr>
                <w:rStyle w:val="HTMLCode"/>
                <w:rFonts w:ascii="Inconsolata" w:hAnsi="Inconsolata"/>
                <w:sz w:val="21"/>
                <w:szCs w:val="21"/>
                <w:bdr w:val="single" w:sz="6" w:space="0" w:color="D3DCE6" w:frame="1"/>
              </w:rPr>
              <w:lastRenderedPageBreak/>
              <w:t>Double</w:t>
            </w:r>
          </w:p>
        </w:tc>
        <w:tc>
          <w:tcPr>
            <w:tcW w:w="0" w:type="auto"/>
            <w:shd w:val="clear" w:color="auto" w:fill="F8FAFF"/>
            <w:tcMar>
              <w:top w:w="180" w:type="dxa"/>
              <w:left w:w="360" w:type="dxa"/>
              <w:bottom w:w="180" w:type="dxa"/>
              <w:right w:w="360" w:type="dxa"/>
            </w:tcMar>
            <w:vAlign w:val="center"/>
            <w:hideMark/>
          </w:tcPr>
          <w:p w14:paraId="0D977AAF" w14:textId="77777777" w:rsidR="0073524D" w:rsidRDefault="0073524D" w:rsidP="009B2F2C">
            <w:r>
              <w:t>0.0d</w:t>
            </w:r>
          </w:p>
        </w:tc>
      </w:tr>
      <w:tr w:rsidR="0073524D" w14:paraId="21F7D798" w14:textId="77777777" w:rsidTr="009B2F2C">
        <w:tc>
          <w:tcPr>
            <w:tcW w:w="0" w:type="auto"/>
            <w:tcBorders>
              <w:bottom w:val="nil"/>
            </w:tcBorders>
            <w:shd w:val="clear" w:color="auto" w:fill="F8FAFF"/>
            <w:tcMar>
              <w:top w:w="180" w:type="dxa"/>
              <w:left w:w="360" w:type="dxa"/>
              <w:bottom w:w="180" w:type="dxa"/>
              <w:right w:w="360" w:type="dxa"/>
            </w:tcMar>
            <w:vAlign w:val="center"/>
            <w:hideMark/>
          </w:tcPr>
          <w:p w14:paraId="47C0579E" w14:textId="77777777" w:rsidR="0073524D" w:rsidRDefault="0073524D" w:rsidP="009B2F2C">
            <w:r>
              <w:rPr>
                <w:rStyle w:val="HTMLCode"/>
                <w:rFonts w:ascii="Inconsolata" w:hAnsi="Inconsolata"/>
                <w:sz w:val="21"/>
                <w:szCs w:val="21"/>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8EE1DBE" w14:textId="77777777" w:rsidR="0073524D" w:rsidRDefault="0073524D" w:rsidP="009B2F2C">
            <w:r>
              <w:t>Reference null</w:t>
            </w:r>
          </w:p>
        </w:tc>
      </w:tr>
    </w:tbl>
    <w:p w14:paraId="3C16A654"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the variables </w:t>
      </w:r>
      <w:r>
        <w:rPr>
          <w:rStyle w:val="HTMLVariable"/>
          <w:rFonts w:ascii="Inconsolata" w:hAnsi="Inconsolata" w:cs="Arial"/>
          <w:sz w:val="21"/>
          <w:szCs w:val="21"/>
          <w:bdr w:val="single" w:sz="6" w:space="0" w:color="D3DCE6" w:frame="1"/>
        </w:rPr>
        <w:t>a</w:t>
      </w:r>
      <w:r>
        <w:rPr>
          <w:rFonts w:ascii="Arial" w:hAnsi="Arial" w:cs="Arial"/>
          <w:sz w:val="27"/>
          <w:szCs w:val="27"/>
        </w:rPr>
        <w:t> and </w:t>
      </w:r>
      <w:r>
        <w:rPr>
          <w:rStyle w:val="HTMLVariable"/>
          <w:rFonts w:ascii="Inconsolata" w:hAnsi="Inconsolata" w:cs="Arial"/>
          <w:sz w:val="21"/>
          <w:szCs w:val="21"/>
          <w:bdr w:val="single" w:sz="6" w:space="0" w:color="D3DCE6" w:frame="1"/>
        </w:rPr>
        <w:t>b</w:t>
      </w:r>
      <w:r>
        <w:rPr>
          <w:rFonts w:ascii="Arial" w:hAnsi="Arial" w:cs="Arial"/>
          <w:sz w:val="27"/>
          <w:szCs w:val="27"/>
        </w:rPr>
        <w:t> are initialized with default value </w:t>
      </w:r>
      <w:r>
        <w:rPr>
          <w:rStyle w:val="Strong"/>
          <w:rFonts w:ascii="Arial" w:hAnsi="Arial" w:cs="Arial"/>
          <w:sz w:val="27"/>
          <w:szCs w:val="27"/>
        </w:rPr>
        <w:t>0</w:t>
      </w:r>
      <w:r>
        <w:rPr>
          <w:rFonts w:ascii="Arial" w:hAnsi="Arial" w:cs="Arial"/>
          <w:sz w:val="27"/>
          <w:szCs w:val="27"/>
        </w:rPr>
        <w:t> and </w:t>
      </w:r>
      <w:r>
        <w:rPr>
          <w:rStyle w:val="HTMLCode"/>
          <w:rFonts w:ascii="Inconsolata" w:hAnsi="Inconsolata"/>
          <w:sz w:val="21"/>
          <w:szCs w:val="21"/>
          <w:bdr w:val="single" w:sz="6" w:space="0" w:color="D3DCE6" w:frame="1"/>
        </w:rPr>
        <w:t>false</w:t>
      </w:r>
      <w:r>
        <w:rPr>
          <w:rFonts w:ascii="Arial" w:hAnsi="Arial" w:cs="Arial"/>
          <w:sz w:val="27"/>
          <w:szCs w:val="27"/>
        </w:rPr>
        <w:t> respectively.</w:t>
      </w:r>
    </w:p>
    <w:p w14:paraId="4BF7C2A0" w14:textId="77777777" w:rsidR="0073524D" w:rsidRDefault="0073524D" w:rsidP="0073524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above program is equivalent to:</w:t>
      </w:r>
    </w:p>
    <w:p w14:paraId="7AF2535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74C51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3B9E716"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a;</w:t>
      </w:r>
      <w:proofErr w:type="gramEnd"/>
    </w:p>
    <w:p w14:paraId="4DE307C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b;</w:t>
      </w:r>
      <w:proofErr w:type="gramEnd"/>
    </w:p>
    <w:p w14:paraId="19ADBCB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2CF858"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
    <w:p w14:paraId="0D400F3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 = </w:t>
      </w:r>
      <w:proofErr w:type="gramStart"/>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roofErr w:type="gramEnd"/>
    </w:p>
    <w:p w14:paraId="6D94F3F1"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b = </w:t>
      </w:r>
      <w:proofErr w:type="gramStart"/>
      <w:r>
        <w:rPr>
          <w:rStyle w:val="hljs-keyword"/>
          <w:rFonts w:ascii="Inconsolata" w:hAnsi="Inconsolata"/>
          <w:color w:val="C678DD"/>
          <w:sz w:val="21"/>
          <w:szCs w:val="21"/>
          <w:bdr w:val="none" w:sz="0" w:space="0" w:color="auto" w:frame="1"/>
          <w:shd w:val="clear" w:color="auto" w:fill="383B40"/>
        </w:rPr>
        <w:t>false</w:t>
      </w:r>
      <w:r>
        <w:rPr>
          <w:rStyle w:val="HTMLCode"/>
          <w:rFonts w:ascii="Inconsolata" w:hAnsi="Inconsolata"/>
          <w:color w:val="D3D3D3"/>
          <w:sz w:val="21"/>
          <w:szCs w:val="21"/>
          <w:bdr w:val="none" w:sz="0" w:space="0" w:color="auto" w:frame="1"/>
          <w:shd w:val="clear" w:color="auto" w:fill="383B40"/>
        </w:rPr>
        <w:t>;</w:t>
      </w:r>
      <w:proofErr w:type="gramEnd"/>
    </w:p>
    <w:p w14:paraId="065F5685"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286EA6F"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CDC6E0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76DEBD"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the constructor</w:t>
      </w:r>
    </w:p>
    <w:p w14:paraId="5E4BAF5B"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Main(</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189326D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04554A7"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"Default Value:"</w:t>
      </w:r>
      <w:proofErr w:type="gramStart"/>
      <w:r>
        <w:rPr>
          <w:rStyle w:val="HTMLCode"/>
          <w:rFonts w:ascii="Inconsolata" w:hAnsi="Inconsolata"/>
          <w:color w:val="D3D3D3"/>
          <w:sz w:val="21"/>
          <w:szCs w:val="21"/>
          <w:bdr w:val="none" w:sz="0" w:space="0" w:color="auto" w:frame="1"/>
          <w:shd w:val="clear" w:color="auto" w:fill="383B40"/>
        </w:rPr>
        <w:t>);</w:t>
      </w:r>
      <w:proofErr w:type="gramEnd"/>
    </w:p>
    <w:p w14:paraId="5ECD6900"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obj.a</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09421924"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"b =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obj.b</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p>
    <w:p w14:paraId="47CB4262" w14:textId="77777777" w:rsidR="0073524D" w:rsidRDefault="0073524D" w:rsidP="0073524D">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BE8E4E" w14:textId="77777777" w:rsidR="0073524D" w:rsidRDefault="0073524D" w:rsidP="0073524D">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86624F9" w14:textId="77777777" w:rsidR="0073524D" w:rsidRDefault="00000000" w:rsidP="0073524D">
      <w:pPr>
        <w:shd w:val="clear" w:color="auto" w:fill="383B40"/>
        <w:rPr>
          <w:rFonts w:ascii="Arial" w:hAnsi="Arial" w:cs="Arial"/>
          <w:color w:val="25265E"/>
          <w:sz w:val="24"/>
          <w:szCs w:val="24"/>
        </w:rPr>
      </w:pPr>
      <w:hyperlink r:id="rId48" w:tgtFrame="_blank" w:history="1">
        <w:r w:rsidR="0073524D">
          <w:rPr>
            <w:rStyle w:val="Hyperlink"/>
            <w:rFonts w:ascii="Arial" w:hAnsi="Arial" w:cs="Arial"/>
            <w:color w:val="FFFFFF"/>
            <w:sz w:val="21"/>
            <w:szCs w:val="21"/>
          </w:rPr>
          <w:t>Run Code</w:t>
        </w:r>
      </w:hyperlink>
    </w:p>
    <w:p w14:paraId="41A527BE" w14:textId="77777777" w:rsidR="0073524D" w:rsidRDefault="0073524D" w:rsidP="0073524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The output of the program is the same as Example 5.</w:t>
      </w:r>
    </w:p>
    <w:p w14:paraId="77F28235" w14:textId="77777777" w:rsidR="0073524D" w:rsidRDefault="00000000" w:rsidP="0073524D">
      <w:pPr>
        <w:spacing w:before="600" w:after="600"/>
        <w:rPr>
          <w:sz w:val="24"/>
          <w:szCs w:val="24"/>
        </w:rPr>
      </w:pPr>
      <w:r>
        <w:pict w14:anchorId="0A93BE77">
          <v:rect id="_x0000_i1031" style="width:0;height:0" o:hralign="center" o:hrstd="t" o:hrnoshade="t" o:hr="t" fillcolor="#25265e" stroked="f"/>
        </w:pict>
      </w:r>
    </w:p>
    <w:p w14:paraId="2D7A1175" w14:textId="77777777" w:rsidR="0073524D" w:rsidRDefault="0073524D" w:rsidP="0073524D">
      <w:pPr>
        <w:pStyle w:val="Heading2"/>
        <w:shd w:val="clear" w:color="auto" w:fill="F9FAFC"/>
        <w:spacing w:after="180" w:line="540" w:lineRule="atLeast"/>
        <w:rPr>
          <w:rFonts w:ascii="Arial" w:hAnsi="Arial" w:cs="Arial"/>
          <w:color w:val="25265E"/>
        </w:rPr>
      </w:pPr>
      <w:r>
        <w:rPr>
          <w:rFonts w:ascii="Arial" w:hAnsi="Arial" w:cs="Arial"/>
          <w:color w:val="25265E"/>
        </w:rPr>
        <w:t>Important Notes on Java Constructors</w:t>
      </w:r>
    </w:p>
    <w:p w14:paraId="3EFC860D" w14:textId="77777777" w:rsidR="0073524D" w:rsidRDefault="0073524D" w:rsidP="0073524D">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Constructors are invoked implicitly when you instantiate objects.</w:t>
      </w:r>
    </w:p>
    <w:p w14:paraId="78AF84AD" w14:textId="77777777" w:rsidR="0073524D" w:rsidRDefault="0073524D" w:rsidP="0073524D">
      <w:pPr>
        <w:numPr>
          <w:ilvl w:val="0"/>
          <w:numId w:val="43"/>
        </w:numPr>
        <w:shd w:val="clear" w:color="auto" w:fill="F9FAFC"/>
        <w:spacing w:line="450" w:lineRule="atLeast"/>
        <w:rPr>
          <w:rFonts w:ascii="Arial" w:hAnsi="Arial" w:cs="Arial"/>
          <w:sz w:val="27"/>
          <w:szCs w:val="27"/>
        </w:rPr>
      </w:pPr>
      <w:r>
        <w:rPr>
          <w:rFonts w:ascii="Arial" w:hAnsi="Arial" w:cs="Arial"/>
          <w:sz w:val="27"/>
          <w:szCs w:val="27"/>
        </w:rPr>
        <w:t>The two rules for creating a constructor are:</w:t>
      </w:r>
      <w:r>
        <w:rPr>
          <w:rFonts w:ascii="Arial" w:hAnsi="Arial" w:cs="Arial"/>
          <w:sz w:val="27"/>
          <w:szCs w:val="27"/>
        </w:rPr>
        <w:br/>
        <w:t>The name of the constructor should be the same as the class.</w:t>
      </w:r>
      <w:r>
        <w:rPr>
          <w:rFonts w:ascii="Arial" w:hAnsi="Arial" w:cs="Arial"/>
          <w:sz w:val="27"/>
          <w:szCs w:val="27"/>
        </w:rPr>
        <w:br/>
        <w:t>A Java constructor must not have a return type.</w:t>
      </w:r>
    </w:p>
    <w:p w14:paraId="0081C688" w14:textId="77777777" w:rsidR="0073524D" w:rsidRDefault="0073524D" w:rsidP="0073524D">
      <w:pPr>
        <w:numPr>
          <w:ilvl w:val="0"/>
          <w:numId w:val="43"/>
        </w:numPr>
        <w:shd w:val="clear" w:color="auto" w:fill="F9FAFC"/>
        <w:spacing w:line="450" w:lineRule="atLeast"/>
        <w:rPr>
          <w:rFonts w:ascii="Arial" w:hAnsi="Arial" w:cs="Arial"/>
          <w:sz w:val="27"/>
          <w:szCs w:val="27"/>
        </w:rPr>
      </w:pPr>
      <w:r>
        <w:rPr>
          <w:rFonts w:ascii="Arial" w:hAnsi="Arial" w:cs="Arial"/>
          <w:sz w:val="27"/>
          <w:szCs w:val="27"/>
        </w:rPr>
        <w:t>If a class doesn't have a constructor, the Java compiler automatically creates a </w:t>
      </w:r>
      <w:r>
        <w:rPr>
          <w:rStyle w:val="Strong"/>
          <w:rFonts w:ascii="Arial" w:hAnsi="Arial" w:cs="Arial"/>
          <w:sz w:val="27"/>
          <w:szCs w:val="27"/>
        </w:rPr>
        <w:t>default constructor</w:t>
      </w:r>
      <w:r>
        <w:rPr>
          <w:rFonts w:ascii="Arial" w:hAnsi="Arial" w:cs="Arial"/>
          <w:sz w:val="27"/>
          <w:szCs w:val="27"/>
        </w:rPr>
        <w:t xml:space="preserve"> during run-time. The default constructor </w:t>
      </w:r>
      <w:r>
        <w:rPr>
          <w:rFonts w:ascii="Arial" w:hAnsi="Arial" w:cs="Arial"/>
          <w:sz w:val="27"/>
          <w:szCs w:val="27"/>
        </w:rPr>
        <w:lastRenderedPageBreak/>
        <w:t>initializes instance variables with default values. For example, the </w:t>
      </w:r>
      <w:r>
        <w:rPr>
          <w:rStyle w:val="HTMLCode"/>
          <w:rFonts w:ascii="Inconsolata" w:hAnsi="Inconsolata"/>
          <w:sz w:val="21"/>
          <w:szCs w:val="21"/>
          <w:bdr w:val="single" w:sz="6" w:space="0" w:color="D3DCE6" w:frame="1"/>
        </w:rPr>
        <w:t>int</w:t>
      </w:r>
      <w:r>
        <w:rPr>
          <w:rFonts w:ascii="Arial" w:hAnsi="Arial" w:cs="Arial"/>
          <w:sz w:val="27"/>
          <w:szCs w:val="27"/>
        </w:rPr>
        <w:t> variable will be initialized to </w:t>
      </w:r>
      <w:proofErr w:type="gramStart"/>
      <w:r>
        <w:rPr>
          <w:rStyle w:val="HTMLCode"/>
          <w:rFonts w:ascii="Inconsolata" w:hAnsi="Inconsolata"/>
          <w:sz w:val="21"/>
          <w:szCs w:val="21"/>
          <w:bdr w:val="single" w:sz="6" w:space="0" w:color="D3DCE6" w:frame="1"/>
        </w:rPr>
        <w:t>0</w:t>
      </w:r>
      <w:proofErr w:type="gramEnd"/>
    </w:p>
    <w:p w14:paraId="0DA9EF41" w14:textId="77777777" w:rsidR="0073524D" w:rsidRDefault="0073524D" w:rsidP="0073524D">
      <w:pPr>
        <w:numPr>
          <w:ilvl w:val="0"/>
          <w:numId w:val="43"/>
        </w:numPr>
        <w:shd w:val="clear" w:color="auto" w:fill="F9FAFC"/>
        <w:spacing w:line="450" w:lineRule="atLeast"/>
        <w:rPr>
          <w:rFonts w:ascii="Arial" w:hAnsi="Arial" w:cs="Arial"/>
          <w:sz w:val="27"/>
          <w:szCs w:val="27"/>
        </w:rPr>
      </w:pPr>
      <w:r>
        <w:rPr>
          <w:rFonts w:ascii="Arial" w:hAnsi="Arial" w:cs="Arial"/>
          <w:sz w:val="27"/>
          <w:szCs w:val="27"/>
        </w:rPr>
        <w:t>Constructor types:</w:t>
      </w:r>
      <w:r>
        <w:rPr>
          <w:rFonts w:ascii="Arial" w:hAnsi="Arial" w:cs="Arial"/>
          <w:sz w:val="27"/>
          <w:szCs w:val="27"/>
        </w:rPr>
        <w:br/>
      </w:r>
      <w:r>
        <w:rPr>
          <w:rStyle w:val="Strong"/>
          <w:rFonts w:ascii="Arial" w:hAnsi="Arial" w:cs="Arial"/>
          <w:sz w:val="27"/>
          <w:szCs w:val="27"/>
        </w:rPr>
        <w:t>No-Arg Constructor</w:t>
      </w:r>
      <w:r>
        <w:rPr>
          <w:rFonts w:ascii="Arial" w:hAnsi="Arial" w:cs="Arial"/>
          <w:sz w:val="27"/>
          <w:szCs w:val="27"/>
        </w:rPr>
        <w:t> - a constructor that does not accept any arguments</w:t>
      </w:r>
      <w:r>
        <w:rPr>
          <w:rFonts w:ascii="Arial" w:hAnsi="Arial" w:cs="Arial"/>
          <w:sz w:val="27"/>
          <w:szCs w:val="27"/>
        </w:rPr>
        <w:br/>
      </w:r>
      <w:r>
        <w:rPr>
          <w:rStyle w:val="Strong"/>
          <w:rFonts w:ascii="Arial" w:hAnsi="Arial" w:cs="Arial"/>
          <w:sz w:val="27"/>
          <w:szCs w:val="27"/>
        </w:rPr>
        <w:t>Parameterized constructor</w:t>
      </w:r>
      <w:r>
        <w:rPr>
          <w:rFonts w:ascii="Arial" w:hAnsi="Arial" w:cs="Arial"/>
          <w:sz w:val="27"/>
          <w:szCs w:val="27"/>
        </w:rPr>
        <w:t> - a constructor that accepts arguments</w:t>
      </w:r>
      <w:r>
        <w:rPr>
          <w:rFonts w:ascii="Arial" w:hAnsi="Arial" w:cs="Arial"/>
          <w:sz w:val="27"/>
          <w:szCs w:val="27"/>
        </w:rPr>
        <w:br/>
      </w:r>
      <w:r>
        <w:rPr>
          <w:rStyle w:val="Strong"/>
          <w:rFonts w:ascii="Arial" w:hAnsi="Arial" w:cs="Arial"/>
          <w:sz w:val="27"/>
          <w:szCs w:val="27"/>
        </w:rPr>
        <w:t>Default Constructor</w:t>
      </w:r>
      <w:r>
        <w:rPr>
          <w:rFonts w:ascii="Arial" w:hAnsi="Arial" w:cs="Arial"/>
          <w:sz w:val="27"/>
          <w:szCs w:val="27"/>
        </w:rPr>
        <w:t> - a constructor that is automatically created by the Java compiler if it is not explicitly defined.</w:t>
      </w:r>
    </w:p>
    <w:p w14:paraId="4B4C4BA8" w14:textId="77777777" w:rsidR="0073524D" w:rsidRDefault="0073524D" w:rsidP="0073524D">
      <w:pPr>
        <w:numPr>
          <w:ilvl w:val="0"/>
          <w:numId w:val="43"/>
        </w:numPr>
        <w:shd w:val="clear" w:color="auto" w:fill="F9FAFC"/>
        <w:spacing w:line="450" w:lineRule="atLeast"/>
        <w:rPr>
          <w:rFonts w:ascii="Arial" w:hAnsi="Arial" w:cs="Arial"/>
          <w:sz w:val="27"/>
          <w:szCs w:val="27"/>
        </w:rPr>
      </w:pPr>
      <w:r>
        <w:rPr>
          <w:rFonts w:ascii="Arial" w:hAnsi="Arial" w:cs="Arial"/>
          <w:sz w:val="27"/>
          <w:szCs w:val="27"/>
        </w:rPr>
        <w:t>A constructor cannot be </w:t>
      </w:r>
      <w:r>
        <w:rPr>
          <w:rStyle w:val="HTMLCode"/>
          <w:rFonts w:ascii="Inconsolata" w:hAnsi="Inconsolata"/>
          <w:sz w:val="21"/>
          <w:szCs w:val="21"/>
          <w:bdr w:val="single" w:sz="6" w:space="0" w:color="D3DCE6" w:frame="1"/>
        </w:rPr>
        <w:t>abstract</w:t>
      </w:r>
      <w:r>
        <w:rPr>
          <w:rFonts w:ascii="Arial" w:hAnsi="Arial" w:cs="Arial"/>
          <w:sz w:val="27"/>
          <w:szCs w:val="27"/>
        </w:rPr>
        <w:t> or </w:t>
      </w:r>
      <w:r>
        <w:rPr>
          <w:rStyle w:val="HTMLCode"/>
          <w:rFonts w:ascii="Inconsolata" w:hAnsi="Inconsolata"/>
          <w:sz w:val="21"/>
          <w:szCs w:val="21"/>
          <w:bdr w:val="single" w:sz="6" w:space="0" w:color="D3DCE6" w:frame="1"/>
        </w:rPr>
        <w:t>static</w:t>
      </w:r>
      <w:r>
        <w:rPr>
          <w:rFonts w:ascii="Arial" w:hAnsi="Arial" w:cs="Arial"/>
          <w:sz w:val="27"/>
          <w:szCs w:val="27"/>
        </w:rPr>
        <w:t> or </w:t>
      </w:r>
      <w:r>
        <w:rPr>
          <w:rStyle w:val="HTMLCode"/>
          <w:rFonts w:ascii="Inconsolata" w:hAnsi="Inconsolata"/>
          <w:sz w:val="21"/>
          <w:szCs w:val="21"/>
          <w:bdr w:val="single" w:sz="6" w:space="0" w:color="D3DCE6" w:frame="1"/>
        </w:rPr>
        <w:t>final</w:t>
      </w:r>
      <w:r>
        <w:rPr>
          <w:rFonts w:ascii="Arial" w:hAnsi="Arial" w:cs="Arial"/>
          <w:sz w:val="27"/>
          <w:szCs w:val="27"/>
        </w:rPr>
        <w:t>.</w:t>
      </w:r>
    </w:p>
    <w:p w14:paraId="48FF5677" w14:textId="77777777" w:rsidR="0073524D" w:rsidRDefault="0073524D" w:rsidP="0073524D">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constructor can be overloaded but </w:t>
      </w:r>
      <w:proofErr w:type="spellStart"/>
      <w:r>
        <w:rPr>
          <w:rFonts w:ascii="Arial" w:hAnsi="Arial" w:cs="Arial"/>
          <w:sz w:val="27"/>
          <w:szCs w:val="27"/>
        </w:rPr>
        <w:t>can not</w:t>
      </w:r>
      <w:proofErr w:type="spellEnd"/>
      <w:r>
        <w:rPr>
          <w:rFonts w:ascii="Arial" w:hAnsi="Arial" w:cs="Arial"/>
          <w:sz w:val="27"/>
          <w:szCs w:val="27"/>
        </w:rPr>
        <w:t xml:space="preserve"> be overridden.</w:t>
      </w:r>
    </w:p>
    <w:p w14:paraId="77A8BBED" w14:textId="77777777" w:rsidR="00174244" w:rsidRDefault="00174244" w:rsidP="00174244">
      <w:pPr>
        <w:shd w:val="clear" w:color="auto" w:fill="F9FAFC"/>
        <w:spacing w:after="180" w:line="450" w:lineRule="atLeast"/>
        <w:rPr>
          <w:rFonts w:ascii="Arial" w:hAnsi="Arial" w:cs="Arial"/>
          <w:sz w:val="27"/>
          <w:szCs w:val="27"/>
        </w:rPr>
      </w:pPr>
    </w:p>
    <w:p w14:paraId="0A342AF2" w14:textId="77777777" w:rsidR="00174244" w:rsidRDefault="00174244" w:rsidP="00174244">
      <w:pPr>
        <w:shd w:val="clear" w:color="auto" w:fill="F9FAFC"/>
        <w:spacing w:after="180" w:line="450" w:lineRule="atLeast"/>
        <w:rPr>
          <w:rFonts w:ascii="Arial" w:hAnsi="Arial" w:cs="Arial"/>
          <w:sz w:val="27"/>
          <w:szCs w:val="27"/>
        </w:rPr>
      </w:pPr>
    </w:p>
    <w:p w14:paraId="501FF47D" w14:textId="77777777" w:rsidR="00313F79" w:rsidRPr="00474D3C" w:rsidRDefault="00313F79" w:rsidP="0005737C">
      <w:pPr>
        <w:shd w:val="clear" w:color="auto" w:fill="FFFFFF"/>
        <w:spacing w:after="225"/>
        <w:rPr>
          <w:rFonts w:ascii="Nunito" w:hAnsi="Nunito"/>
          <w:color w:val="273239"/>
          <w:spacing w:val="2"/>
          <w:sz w:val="26"/>
          <w:szCs w:val="26"/>
          <w:bdr w:val="none" w:sz="0" w:space="0" w:color="auto" w:frame="1"/>
        </w:rPr>
      </w:pPr>
    </w:p>
    <w:p w14:paraId="09020010" w14:textId="77777777" w:rsidR="000D7C4C" w:rsidRPr="00474D3C" w:rsidRDefault="000D7C4C" w:rsidP="00D76DB2">
      <w:pPr>
        <w:pStyle w:val="NormalWeb"/>
        <w:shd w:val="clear" w:color="auto" w:fill="FFFFFF"/>
        <w:jc w:val="both"/>
        <w:rPr>
          <w:rFonts w:ascii="Nunito" w:hAnsi="Nunito"/>
          <w:color w:val="273239"/>
          <w:spacing w:val="2"/>
          <w:sz w:val="26"/>
          <w:szCs w:val="26"/>
          <w:bdr w:val="none" w:sz="0" w:space="0" w:color="auto" w:frame="1"/>
        </w:rPr>
      </w:pPr>
    </w:p>
    <w:p w14:paraId="3F4AE047" w14:textId="77777777" w:rsidR="00D76DB2" w:rsidRPr="00474D3C" w:rsidRDefault="00D76DB2" w:rsidP="00D76DB2">
      <w:pPr>
        <w:rPr>
          <w:rFonts w:ascii="Nunito" w:hAnsi="Nunito"/>
          <w:color w:val="273239"/>
          <w:spacing w:val="2"/>
          <w:sz w:val="26"/>
          <w:szCs w:val="26"/>
          <w:bdr w:val="none" w:sz="0" w:space="0" w:color="auto" w:frame="1"/>
        </w:rPr>
      </w:pPr>
      <w:r w:rsidRPr="00474D3C">
        <w:rPr>
          <w:rFonts w:ascii="Nunito" w:hAnsi="Nunito"/>
          <w:color w:val="273239"/>
          <w:spacing w:val="2"/>
          <w:sz w:val="26"/>
          <w:szCs w:val="26"/>
          <w:bdr w:val="none" w:sz="0" w:space="0" w:color="auto" w:frame="1"/>
        </w:rPr>
        <w:br/>
      </w:r>
    </w:p>
    <w:sectPr w:rsidR="00D76DB2" w:rsidRPr="00474D3C" w:rsidSect="00D70DBA">
      <w:pgSz w:w="11909" w:h="16834" w:code="9"/>
      <w:pgMar w:top="1008" w:right="1008" w:bottom="1008" w:left="1008" w:header="576" w:footer="432" w:gutter="0"/>
      <w:pgNumType w:start="1"/>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15:restartNumberingAfterBreak="0">
    <w:nsid w:val="005F5993"/>
    <w:multiLevelType w:val="multilevel"/>
    <w:tmpl w:val="4E4E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53311"/>
    <w:multiLevelType w:val="multilevel"/>
    <w:tmpl w:val="A300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901DC"/>
    <w:multiLevelType w:val="multilevel"/>
    <w:tmpl w:val="ED2A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D5D30"/>
    <w:multiLevelType w:val="hybridMultilevel"/>
    <w:tmpl w:val="8B388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94170"/>
    <w:multiLevelType w:val="multilevel"/>
    <w:tmpl w:val="4DAA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F6A31"/>
    <w:multiLevelType w:val="multilevel"/>
    <w:tmpl w:val="4E7C72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F1C3A51"/>
    <w:multiLevelType w:val="multilevel"/>
    <w:tmpl w:val="DD40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A37BB"/>
    <w:multiLevelType w:val="multilevel"/>
    <w:tmpl w:val="A33E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A4884"/>
    <w:multiLevelType w:val="multilevel"/>
    <w:tmpl w:val="8530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10275"/>
    <w:multiLevelType w:val="multilevel"/>
    <w:tmpl w:val="C9A0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B595D"/>
    <w:multiLevelType w:val="multilevel"/>
    <w:tmpl w:val="1C04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0337E5"/>
    <w:multiLevelType w:val="multilevel"/>
    <w:tmpl w:val="F10E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0238C2"/>
    <w:multiLevelType w:val="hybridMultilevel"/>
    <w:tmpl w:val="0B8C497C"/>
    <w:lvl w:ilvl="0" w:tplc="31D88B6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E361F"/>
    <w:multiLevelType w:val="multilevel"/>
    <w:tmpl w:val="1A8A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76F1E"/>
    <w:multiLevelType w:val="multilevel"/>
    <w:tmpl w:val="522A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82F48"/>
    <w:multiLevelType w:val="hybridMultilevel"/>
    <w:tmpl w:val="1ACA3FE0"/>
    <w:lvl w:ilvl="0" w:tplc="936ABEEE">
      <w:start w:val="1"/>
      <w:numFmt w:val="bullet"/>
      <w:pStyle w:val="Bullets"/>
      <w:lvlText w:val=""/>
      <w:lvlJc w:val="left"/>
      <w:pPr>
        <w:tabs>
          <w:tab w:val="num" w:pos="720"/>
        </w:tabs>
        <w:ind w:left="720" w:hanging="360"/>
      </w:pPr>
      <w:rPr>
        <w:rFonts w:ascii="Wingdings" w:hAnsi="Wingdings" w:hint="default"/>
        <w:color w:val="80808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BC397E"/>
    <w:multiLevelType w:val="multilevel"/>
    <w:tmpl w:val="93D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473C8"/>
    <w:multiLevelType w:val="multilevel"/>
    <w:tmpl w:val="4370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86F49"/>
    <w:multiLevelType w:val="multilevel"/>
    <w:tmpl w:val="31DC2E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8387DFD"/>
    <w:multiLevelType w:val="multilevel"/>
    <w:tmpl w:val="5B74E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D813726"/>
    <w:multiLevelType w:val="multilevel"/>
    <w:tmpl w:val="E040B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101E98"/>
    <w:multiLevelType w:val="multilevel"/>
    <w:tmpl w:val="D09C9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00371E4"/>
    <w:multiLevelType w:val="multilevel"/>
    <w:tmpl w:val="F2AC2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0DD317B"/>
    <w:multiLevelType w:val="multilevel"/>
    <w:tmpl w:val="1166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F5904"/>
    <w:multiLevelType w:val="multilevel"/>
    <w:tmpl w:val="8660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393050"/>
    <w:multiLevelType w:val="multilevel"/>
    <w:tmpl w:val="5234F9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73461DB"/>
    <w:multiLevelType w:val="multilevel"/>
    <w:tmpl w:val="9970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52CCD"/>
    <w:multiLevelType w:val="multilevel"/>
    <w:tmpl w:val="F3E08DAC"/>
    <w:lvl w:ilvl="0">
      <w:start w:val="1"/>
      <w:numFmt w:val="bullet"/>
      <w:pStyle w:val="ResumeBullet"/>
      <w:lvlText w:val=""/>
      <w:lvlJc w:val="left"/>
      <w:pPr>
        <w:tabs>
          <w:tab w:val="num" w:pos="360"/>
        </w:tabs>
        <w:ind w:left="360" w:hanging="360"/>
      </w:pPr>
      <w:rPr>
        <w:rFonts w:ascii="Symbol" w:hAnsi="Symbol" w:hint="default"/>
      </w:rPr>
    </w:lvl>
    <w:lvl w:ilvl="1">
      <w:start w:val="1"/>
      <w:numFmt w:val="bullet"/>
      <w:pStyle w:val="ResumeBullet2"/>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numFmt w:val="none"/>
      <w:lvlText w:val=""/>
      <w:lvlJc w:val="left"/>
      <w:pPr>
        <w:tabs>
          <w:tab w:val="num" w:pos="360"/>
        </w:tabs>
        <w:ind w:left="0" w:firstLine="0"/>
      </w:pPr>
    </w:lvl>
  </w:abstractNum>
  <w:abstractNum w:abstractNumId="29" w15:restartNumberingAfterBreak="0">
    <w:nsid w:val="4C192F10"/>
    <w:multiLevelType w:val="multilevel"/>
    <w:tmpl w:val="51E6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B77FF"/>
    <w:multiLevelType w:val="multilevel"/>
    <w:tmpl w:val="671E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C4086E"/>
    <w:multiLevelType w:val="multilevel"/>
    <w:tmpl w:val="28E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3E5E8B"/>
    <w:multiLevelType w:val="multilevel"/>
    <w:tmpl w:val="8CAE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9B293C"/>
    <w:multiLevelType w:val="multilevel"/>
    <w:tmpl w:val="5D02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A91510"/>
    <w:multiLevelType w:val="multilevel"/>
    <w:tmpl w:val="7FB4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85B16"/>
    <w:multiLevelType w:val="multilevel"/>
    <w:tmpl w:val="53E8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0534CB"/>
    <w:multiLevelType w:val="multilevel"/>
    <w:tmpl w:val="0B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7F4B65"/>
    <w:multiLevelType w:val="multilevel"/>
    <w:tmpl w:val="39B8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31D2ADE"/>
    <w:multiLevelType w:val="multilevel"/>
    <w:tmpl w:val="6A24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04398"/>
    <w:multiLevelType w:val="multilevel"/>
    <w:tmpl w:val="AB6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657B56"/>
    <w:multiLevelType w:val="multilevel"/>
    <w:tmpl w:val="E1AE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3469C"/>
    <w:multiLevelType w:val="multilevel"/>
    <w:tmpl w:val="21C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36E89"/>
    <w:multiLevelType w:val="multilevel"/>
    <w:tmpl w:val="7598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FC0CB8"/>
    <w:multiLevelType w:val="multilevel"/>
    <w:tmpl w:val="5FF47D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B275CF9"/>
    <w:multiLevelType w:val="multilevel"/>
    <w:tmpl w:val="1CD2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F800AF"/>
    <w:multiLevelType w:val="multilevel"/>
    <w:tmpl w:val="CD9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876477">
    <w:abstractNumId w:val="16"/>
  </w:num>
  <w:num w:numId="2" w16cid:durableId="656228439">
    <w:abstractNumId w:val="28"/>
  </w:num>
  <w:num w:numId="3" w16cid:durableId="1113594560">
    <w:abstractNumId w:val="1"/>
    <w:lvlOverride w:ilvl="0">
      <w:startOverride w:val="1"/>
    </w:lvlOverride>
  </w:num>
  <w:num w:numId="4" w16cid:durableId="2126579987">
    <w:abstractNumId w:val="1"/>
    <w:lvlOverride w:ilvl="0">
      <w:startOverride w:val="2"/>
    </w:lvlOverride>
  </w:num>
  <w:num w:numId="5" w16cid:durableId="1612979724">
    <w:abstractNumId w:val="36"/>
    <w:lvlOverride w:ilvl="0">
      <w:startOverride w:val="1"/>
    </w:lvlOverride>
  </w:num>
  <w:num w:numId="6" w16cid:durableId="1270971335">
    <w:abstractNumId w:val="36"/>
    <w:lvlOverride w:ilvl="0">
      <w:startOverride w:val="2"/>
    </w:lvlOverride>
  </w:num>
  <w:num w:numId="7" w16cid:durableId="1333528348">
    <w:abstractNumId w:val="36"/>
    <w:lvlOverride w:ilvl="0">
      <w:startOverride w:val="3"/>
    </w:lvlOverride>
  </w:num>
  <w:num w:numId="8" w16cid:durableId="1578705421">
    <w:abstractNumId w:val="11"/>
    <w:lvlOverride w:ilvl="0">
      <w:startOverride w:val="1"/>
    </w:lvlOverride>
  </w:num>
  <w:num w:numId="9" w16cid:durableId="1802378237">
    <w:abstractNumId w:val="11"/>
    <w:lvlOverride w:ilvl="0">
      <w:startOverride w:val="2"/>
    </w:lvlOverride>
  </w:num>
  <w:num w:numId="10" w16cid:durableId="760099602">
    <w:abstractNumId w:val="11"/>
    <w:lvlOverride w:ilvl="0">
      <w:startOverride w:val="3"/>
    </w:lvlOverride>
  </w:num>
  <w:num w:numId="11" w16cid:durableId="1964995633">
    <w:abstractNumId w:val="11"/>
    <w:lvlOverride w:ilvl="0">
      <w:startOverride w:val="4"/>
    </w:lvlOverride>
  </w:num>
  <w:num w:numId="12" w16cid:durableId="1126855951">
    <w:abstractNumId w:val="31"/>
    <w:lvlOverride w:ilvl="0">
      <w:startOverride w:val="1"/>
    </w:lvlOverride>
  </w:num>
  <w:num w:numId="13" w16cid:durableId="1247569263">
    <w:abstractNumId w:val="39"/>
  </w:num>
  <w:num w:numId="14" w16cid:durableId="768622226">
    <w:abstractNumId w:val="17"/>
  </w:num>
  <w:num w:numId="15" w16cid:durableId="8871961">
    <w:abstractNumId w:val="10"/>
  </w:num>
  <w:num w:numId="16" w16cid:durableId="693771723">
    <w:abstractNumId w:val="34"/>
  </w:num>
  <w:num w:numId="17" w16cid:durableId="1218281413">
    <w:abstractNumId w:val="8"/>
  </w:num>
  <w:num w:numId="18" w16cid:durableId="78135768">
    <w:abstractNumId w:val="41"/>
  </w:num>
  <w:num w:numId="19" w16cid:durableId="1918972532">
    <w:abstractNumId w:val="29"/>
  </w:num>
  <w:num w:numId="20" w16cid:durableId="1365640831">
    <w:abstractNumId w:val="30"/>
  </w:num>
  <w:num w:numId="21" w16cid:durableId="782266077">
    <w:abstractNumId w:val="40"/>
  </w:num>
  <w:num w:numId="22" w16cid:durableId="196046351">
    <w:abstractNumId w:val="33"/>
  </w:num>
  <w:num w:numId="23" w16cid:durableId="1365791299">
    <w:abstractNumId w:val="42"/>
  </w:num>
  <w:num w:numId="24" w16cid:durableId="2093046797">
    <w:abstractNumId w:val="9"/>
  </w:num>
  <w:num w:numId="25" w16cid:durableId="1130130869">
    <w:abstractNumId w:val="18"/>
  </w:num>
  <w:num w:numId="26" w16cid:durableId="283926863">
    <w:abstractNumId w:val="5"/>
  </w:num>
  <w:num w:numId="27" w16cid:durableId="621882852">
    <w:abstractNumId w:val="32"/>
  </w:num>
  <w:num w:numId="28" w16cid:durableId="1721827951">
    <w:abstractNumId w:val="24"/>
  </w:num>
  <w:num w:numId="29" w16cid:durableId="953248795">
    <w:abstractNumId w:val="45"/>
  </w:num>
  <w:num w:numId="30" w16cid:durableId="55906593">
    <w:abstractNumId w:val="3"/>
  </w:num>
  <w:num w:numId="31" w16cid:durableId="1641183778">
    <w:abstractNumId w:val="38"/>
  </w:num>
  <w:num w:numId="32" w16cid:durableId="1739666905">
    <w:abstractNumId w:val="14"/>
  </w:num>
  <w:num w:numId="33" w16cid:durableId="168834082">
    <w:abstractNumId w:val="2"/>
  </w:num>
  <w:num w:numId="34" w16cid:durableId="348483312">
    <w:abstractNumId w:val="20"/>
  </w:num>
  <w:num w:numId="35" w16cid:durableId="342171950">
    <w:abstractNumId w:val="26"/>
  </w:num>
  <w:num w:numId="36" w16cid:durableId="1692879472">
    <w:abstractNumId w:val="23"/>
  </w:num>
  <w:num w:numId="37" w16cid:durableId="1048147664">
    <w:abstractNumId w:val="7"/>
  </w:num>
  <w:num w:numId="38" w16cid:durableId="228611990">
    <w:abstractNumId w:val="27"/>
  </w:num>
  <w:num w:numId="39" w16cid:durableId="1800999580">
    <w:abstractNumId w:val="35"/>
  </w:num>
  <w:num w:numId="40" w16cid:durableId="286012900">
    <w:abstractNumId w:val="13"/>
  </w:num>
  <w:num w:numId="41" w16cid:durableId="190343151">
    <w:abstractNumId w:val="4"/>
  </w:num>
  <w:num w:numId="42" w16cid:durableId="1275553008">
    <w:abstractNumId w:val="15"/>
  </w:num>
  <w:num w:numId="43" w16cid:durableId="1968857481">
    <w:abstractNumId w:val="12"/>
  </w:num>
  <w:num w:numId="44" w16cid:durableId="524172175">
    <w:abstractNumId w:val="6"/>
  </w:num>
  <w:num w:numId="45" w16cid:durableId="2112435563">
    <w:abstractNumId w:val="43"/>
  </w:num>
  <w:num w:numId="46" w16cid:durableId="1365250704">
    <w:abstractNumId w:val="37"/>
  </w:num>
  <w:num w:numId="47" w16cid:durableId="2095663059">
    <w:abstractNumId w:val="21"/>
  </w:num>
  <w:num w:numId="48" w16cid:durableId="677971782">
    <w:abstractNumId w:val="22"/>
  </w:num>
  <w:num w:numId="49" w16cid:durableId="217253041">
    <w:abstractNumId w:val="19"/>
  </w:num>
  <w:num w:numId="50" w16cid:durableId="483468858">
    <w:abstractNumId w:val="44"/>
  </w:num>
  <w:num w:numId="51" w16cid:durableId="1900365368">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42A1"/>
    <w:rsid w:val="0000276B"/>
    <w:rsid w:val="000054FB"/>
    <w:rsid w:val="000064D5"/>
    <w:rsid w:val="00010567"/>
    <w:rsid w:val="00010716"/>
    <w:rsid w:val="000224E0"/>
    <w:rsid w:val="00022D3D"/>
    <w:rsid w:val="000255CB"/>
    <w:rsid w:val="00031F64"/>
    <w:rsid w:val="00041E4B"/>
    <w:rsid w:val="00047C9A"/>
    <w:rsid w:val="00052A2A"/>
    <w:rsid w:val="0005737C"/>
    <w:rsid w:val="00063B5C"/>
    <w:rsid w:val="00066C33"/>
    <w:rsid w:val="0007479E"/>
    <w:rsid w:val="00074A59"/>
    <w:rsid w:val="00081FEF"/>
    <w:rsid w:val="00085C8F"/>
    <w:rsid w:val="0009379F"/>
    <w:rsid w:val="000A1B38"/>
    <w:rsid w:val="000B23FA"/>
    <w:rsid w:val="000B29E5"/>
    <w:rsid w:val="000B52D0"/>
    <w:rsid w:val="000C59BD"/>
    <w:rsid w:val="000C676D"/>
    <w:rsid w:val="000D280F"/>
    <w:rsid w:val="000D7C4C"/>
    <w:rsid w:val="000E6DF2"/>
    <w:rsid w:val="000F0C07"/>
    <w:rsid w:val="000F2822"/>
    <w:rsid w:val="000F2F9B"/>
    <w:rsid w:val="000F36D5"/>
    <w:rsid w:val="000F3E6B"/>
    <w:rsid w:val="000F724B"/>
    <w:rsid w:val="00104BBF"/>
    <w:rsid w:val="00107E60"/>
    <w:rsid w:val="00112CE1"/>
    <w:rsid w:val="0011356A"/>
    <w:rsid w:val="0011681D"/>
    <w:rsid w:val="001228B2"/>
    <w:rsid w:val="001300AD"/>
    <w:rsid w:val="00131FA1"/>
    <w:rsid w:val="001352D7"/>
    <w:rsid w:val="00136449"/>
    <w:rsid w:val="00137970"/>
    <w:rsid w:val="00143E4B"/>
    <w:rsid w:val="001467FF"/>
    <w:rsid w:val="001469CB"/>
    <w:rsid w:val="001666F0"/>
    <w:rsid w:val="00174244"/>
    <w:rsid w:val="001772AC"/>
    <w:rsid w:val="00177F7D"/>
    <w:rsid w:val="00180715"/>
    <w:rsid w:val="00192444"/>
    <w:rsid w:val="001A1127"/>
    <w:rsid w:val="001A6A6C"/>
    <w:rsid w:val="001A6DCF"/>
    <w:rsid w:val="001A74B3"/>
    <w:rsid w:val="001A78B3"/>
    <w:rsid w:val="001B2126"/>
    <w:rsid w:val="001B68FF"/>
    <w:rsid w:val="001C75D1"/>
    <w:rsid w:val="001D0078"/>
    <w:rsid w:val="001D15B8"/>
    <w:rsid w:val="001E78AE"/>
    <w:rsid w:val="001F4851"/>
    <w:rsid w:val="001F72AC"/>
    <w:rsid w:val="001F7A2D"/>
    <w:rsid w:val="002015D9"/>
    <w:rsid w:val="002058AD"/>
    <w:rsid w:val="002104AE"/>
    <w:rsid w:val="00211DEF"/>
    <w:rsid w:val="00220486"/>
    <w:rsid w:val="00236AB5"/>
    <w:rsid w:val="002431DD"/>
    <w:rsid w:val="00252A2B"/>
    <w:rsid w:val="0025479D"/>
    <w:rsid w:val="002574C1"/>
    <w:rsid w:val="00287AAA"/>
    <w:rsid w:val="00291AFC"/>
    <w:rsid w:val="0029540F"/>
    <w:rsid w:val="00297086"/>
    <w:rsid w:val="002A6835"/>
    <w:rsid w:val="002A69A3"/>
    <w:rsid w:val="002A6B88"/>
    <w:rsid w:val="002B3201"/>
    <w:rsid w:val="002B58C3"/>
    <w:rsid w:val="002C403B"/>
    <w:rsid w:val="002D29BA"/>
    <w:rsid w:val="002D2BBC"/>
    <w:rsid w:val="002D2E37"/>
    <w:rsid w:val="002D6841"/>
    <w:rsid w:val="002D78B3"/>
    <w:rsid w:val="002F0DFC"/>
    <w:rsid w:val="00305316"/>
    <w:rsid w:val="0030595B"/>
    <w:rsid w:val="003123CC"/>
    <w:rsid w:val="00313F79"/>
    <w:rsid w:val="003148CB"/>
    <w:rsid w:val="00316490"/>
    <w:rsid w:val="00333859"/>
    <w:rsid w:val="00335A77"/>
    <w:rsid w:val="00341498"/>
    <w:rsid w:val="0034399A"/>
    <w:rsid w:val="0035347E"/>
    <w:rsid w:val="00356D8A"/>
    <w:rsid w:val="00362281"/>
    <w:rsid w:val="00363BAF"/>
    <w:rsid w:val="003655B5"/>
    <w:rsid w:val="0037562F"/>
    <w:rsid w:val="003856EE"/>
    <w:rsid w:val="003878AB"/>
    <w:rsid w:val="0039472B"/>
    <w:rsid w:val="00397253"/>
    <w:rsid w:val="003A2F3E"/>
    <w:rsid w:val="003A3061"/>
    <w:rsid w:val="003A3BA9"/>
    <w:rsid w:val="003A5BED"/>
    <w:rsid w:val="003C1D6D"/>
    <w:rsid w:val="003C3FC0"/>
    <w:rsid w:val="003D57B5"/>
    <w:rsid w:val="003D69B4"/>
    <w:rsid w:val="003E5596"/>
    <w:rsid w:val="004127F7"/>
    <w:rsid w:val="00415B5B"/>
    <w:rsid w:val="0042056F"/>
    <w:rsid w:val="00443C18"/>
    <w:rsid w:val="00450E2D"/>
    <w:rsid w:val="0045309D"/>
    <w:rsid w:val="00454068"/>
    <w:rsid w:val="00454A9C"/>
    <w:rsid w:val="00454BE1"/>
    <w:rsid w:val="00464A7B"/>
    <w:rsid w:val="00466D6E"/>
    <w:rsid w:val="00474D3C"/>
    <w:rsid w:val="004845BC"/>
    <w:rsid w:val="00487A3D"/>
    <w:rsid w:val="004A0F35"/>
    <w:rsid w:val="004A686F"/>
    <w:rsid w:val="004A7491"/>
    <w:rsid w:val="004B3328"/>
    <w:rsid w:val="004B4CF4"/>
    <w:rsid w:val="004B702D"/>
    <w:rsid w:val="004B71BE"/>
    <w:rsid w:val="004B736B"/>
    <w:rsid w:val="004B77E5"/>
    <w:rsid w:val="004C3F47"/>
    <w:rsid w:val="004C5B7F"/>
    <w:rsid w:val="004C7079"/>
    <w:rsid w:val="004E2F95"/>
    <w:rsid w:val="004E30FA"/>
    <w:rsid w:val="004E5B62"/>
    <w:rsid w:val="004E74F2"/>
    <w:rsid w:val="004F3C53"/>
    <w:rsid w:val="00503DFB"/>
    <w:rsid w:val="00506A6C"/>
    <w:rsid w:val="00510894"/>
    <w:rsid w:val="00511A4C"/>
    <w:rsid w:val="005122EA"/>
    <w:rsid w:val="00512CEB"/>
    <w:rsid w:val="00512E69"/>
    <w:rsid w:val="00514BD7"/>
    <w:rsid w:val="00531741"/>
    <w:rsid w:val="005320D5"/>
    <w:rsid w:val="00536888"/>
    <w:rsid w:val="00542055"/>
    <w:rsid w:val="00542D41"/>
    <w:rsid w:val="005443FA"/>
    <w:rsid w:val="0054443E"/>
    <w:rsid w:val="005459A5"/>
    <w:rsid w:val="00563AF0"/>
    <w:rsid w:val="005651D9"/>
    <w:rsid w:val="00566E8A"/>
    <w:rsid w:val="00584353"/>
    <w:rsid w:val="0058473A"/>
    <w:rsid w:val="005871F7"/>
    <w:rsid w:val="005875F3"/>
    <w:rsid w:val="005941FD"/>
    <w:rsid w:val="00597D52"/>
    <w:rsid w:val="005A2B16"/>
    <w:rsid w:val="005A31A2"/>
    <w:rsid w:val="005A40CE"/>
    <w:rsid w:val="005A48D8"/>
    <w:rsid w:val="005B2A65"/>
    <w:rsid w:val="005B4E24"/>
    <w:rsid w:val="005C112E"/>
    <w:rsid w:val="005C27C8"/>
    <w:rsid w:val="005C36FF"/>
    <w:rsid w:val="005D7463"/>
    <w:rsid w:val="005E051A"/>
    <w:rsid w:val="005E2745"/>
    <w:rsid w:val="005F3D4B"/>
    <w:rsid w:val="005F7B24"/>
    <w:rsid w:val="005F7FD1"/>
    <w:rsid w:val="00601C4E"/>
    <w:rsid w:val="00604F76"/>
    <w:rsid w:val="00614B61"/>
    <w:rsid w:val="00641161"/>
    <w:rsid w:val="00645F52"/>
    <w:rsid w:val="006565BB"/>
    <w:rsid w:val="00667BBF"/>
    <w:rsid w:val="006820DF"/>
    <w:rsid w:val="00684C32"/>
    <w:rsid w:val="00692277"/>
    <w:rsid w:val="0069262F"/>
    <w:rsid w:val="00695D3A"/>
    <w:rsid w:val="0069631D"/>
    <w:rsid w:val="006968D6"/>
    <w:rsid w:val="006A35D1"/>
    <w:rsid w:val="006A46F5"/>
    <w:rsid w:val="006B0A3B"/>
    <w:rsid w:val="006C1B87"/>
    <w:rsid w:val="006C463C"/>
    <w:rsid w:val="006D3312"/>
    <w:rsid w:val="006E1D6E"/>
    <w:rsid w:val="006E5BE8"/>
    <w:rsid w:val="006E69A5"/>
    <w:rsid w:val="006F00FC"/>
    <w:rsid w:val="006F1F00"/>
    <w:rsid w:val="006F45EF"/>
    <w:rsid w:val="00711DC5"/>
    <w:rsid w:val="00712CA6"/>
    <w:rsid w:val="00716C80"/>
    <w:rsid w:val="00716EED"/>
    <w:rsid w:val="00733700"/>
    <w:rsid w:val="0073524D"/>
    <w:rsid w:val="007408F3"/>
    <w:rsid w:val="00740952"/>
    <w:rsid w:val="0074191B"/>
    <w:rsid w:val="007449B9"/>
    <w:rsid w:val="00745FB5"/>
    <w:rsid w:val="00755A90"/>
    <w:rsid w:val="007573F1"/>
    <w:rsid w:val="00762769"/>
    <w:rsid w:val="00766041"/>
    <w:rsid w:val="0077486B"/>
    <w:rsid w:val="007754F7"/>
    <w:rsid w:val="00775945"/>
    <w:rsid w:val="007853CA"/>
    <w:rsid w:val="00785C07"/>
    <w:rsid w:val="00795411"/>
    <w:rsid w:val="007A55AA"/>
    <w:rsid w:val="007B2173"/>
    <w:rsid w:val="007B5814"/>
    <w:rsid w:val="007C7452"/>
    <w:rsid w:val="007C770B"/>
    <w:rsid w:val="007C77B9"/>
    <w:rsid w:val="007D0753"/>
    <w:rsid w:val="007D376C"/>
    <w:rsid w:val="007D7DDF"/>
    <w:rsid w:val="007E627C"/>
    <w:rsid w:val="007F25AB"/>
    <w:rsid w:val="007F3E7D"/>
    <w:rsid w:val="007F62A5"/>
    <w:rsid w:val="00803FED"/>
    <w:rsid w:val="008046A2"/>
    <w:rsid w:val="00806792"/>
    <w:rsid w:val="0081592C"/>
    <w:rsid w:val="0082505C"/>
    <w:rsid w:val="008311B8"/>
    <w:rsid w:val="00831F0A"/>
    <w:rsid w:val="008553C4"/>
    <w:rsid w:val="00864D55"/>
    <w:rsid w:val="00880B3D"/>
    <w:rsid w:val="008A158B"/>
    <w:rsid w:val="008A37BE"/>
    <w:rsid w:val="008A6C62"/>
    <w:rsid w:val="008B1F90"/>
    <w:rsid w:val="008B5864"/>
    <w:rsid w:val="008B6E19"/>
    <w:rsid w:val="008C623A"/>
    <w:rsid w:val="008C645B"/>
    <w:rsid w:val="008C78B3"/>
    <w:rsid w:val="008C7FE2"/>
    <w:rsid w:val="008D07B1"/>
    <w:rsid w:val="008D4B05"/>
    <w:rsid w:val="008D54D6"/>
    <w:rsid w:val="008E0CE0"/>
    <w:rsid w:val="008E1569"/>
    <w:rsid w:val="008E495E"/>
    <w:rsid w:val="00901A42"/>
    <w:rsid w:val="009051C5"/>
    <w:rsid w:val="00906CA5"/>
    <w:rsid w:val="00912920"/>
    <w:rsid w:val="009138DB"/>
    <w:rsid w:val="0091733A"/>
    <w:rsid w:val="00920D69"/>
    <w:rsid w:val="00921147"/>
    <w:rsid w:val="00922214"/>
    <w:rsid w:val="00923967"/>
    <w:rsid w:val="0092460C"/>
    <w:rsid w:val="00926B8E"/>
    <w:rsid w:val="00936936"/>
    <w:rsid w:val="00944744"/>
    <w:rsid w:val="00944F6A"/>
    <w:rsid w:val="00954E02"/>
    <w:rsid w:val="00960975"/>
    <w:rsid w:val="00961AC8"/>
    <w:rsid w:val="00970CA4"/>
    <w:rsid w:val="00991AE5"/>
    <w:rsid w:val="00993617"/>
    <w:rsid w:val="00995017"/>
    <w:rsid w:val="00997B1D"/>
    <w:rsid w:val="009A7ABF"/>
    <w:rsid w:val="009B02FA"/>
    <w:rsid w:val="009B38D3"/>
    <w:rsid w:val="009B3F0F"/>
    <w:rsid w:val="009B3F52"/>
    <w:rsid w:val="009B5D50"/>
    <w:rsid w:val="009C17C4"/>
    <w:rsid w:val="009C254F"/>
    <w:rsid w:val="009D10E1"/>
    <w:rsid w:val="009D1EC9"/>
    <w:rsid w:val="009D3749"/>
    <w:rsid w:val="009D3DD9"/>
    <w:rsid w:val="009D420E"/>
    <w:rsid w:val="009E0EEB"/>
    <w:rsid w:val="009E24E2"/>
    <w:rsid w:val="00A12AD4"/>
    <w:rsid w:val="00A13B27"/>
    <w:rsid w:val="00A25F26"/>
    <w:rsid w:val="00A2760F"/>
    <w:rsid w:val="00A353AB"/>
    <w:rsid w:val="00A41EA9"/>
    <w:rsid w:val="00A45966"/>
    <w:rsid w:val="00A47F4A"/>
    <w:rsid w:val="00A60112"/>
    <w:rsid w:val="00A66987"/>
    <w:rsid w:val="00A71CA0"/>
    <w:rsid w:val="00A7649C"/>
    <w:rsid w:val="00A863A3"/>
    <w:rsid w:val="00A97EF1"/>
    <w:rsid w:val="00AB1FFC"/>
    <w:rsid w:val="00AB3828"/>
    <w:rsid w:val="00AC1F98"/>
    <w:rsid w:val="00AC4E1E"/>
    <w:rsid w:val="00AD1C92"/>
    <w:rsid w:val="00AD465D"/>
    <w:rsid w:val="00AE0942"/>
    <w:rsid w:val="00AE4C99"/>
    <w:rsid w:val="00AF09D7"/>
    <w:rsid w:val="00AF5724"/>
    <w:rsid w:val="00AF5F75"/>
    <w:rsid w:val="00B0086E"/>
    <w:rsid w:val="00B124DC"/>
    <w:rsid w:val="00B136A3"/>
    <w:rsid w:val="00B14195"/>
    <w:rsid w:val="00B15DB8"/>
    <w:rsid w:val="00B218AA"/>
    <w:rsid w:val="00B2636C"/>
    <w:rsid w:val="00B3168A"/>
    <w:rsid w:val="00B36149"/>
    <w:rsid w:val="00B41D3A"/>
    <w:rsid w:val="00B477F6"/>
    <w:rsid w:val="00B6263D"/>
    <w:rsid w:val="00B62AFF"/>
    <w:rsid w:val="00B636B0"/>
    <w:rsid w:val="00B71057"/>
    <w:rsid w:val="00B749B7"/>
    <w:rsid w:val="00B831CD"/>
    <w:rsid w:val="00B91117"/>
    <w:rsid w:val="00B9150E"/>
    <w:rsid w:val="00BA7C65"/>
    <w:rsid w:val="00BB7DBE"/>
    <w:rsid w:val="00BC42A1"/>
    <w:rsid w:val="00BC57C6"/>
    <w:rsid w:val="00BC7AC5"/>
    <w:rsid w:val="00BD3EDA"/>
    <w:rsid w:val="00BF2134"/>
    <w:rsid w:val="00C0312D"/>
    <w:rsid w:val="00C105F1"/>
    <w:rsid w:val="00C137DD"/>
    <w:rsid w:val="00C2458E"/>
    <w:rsid w:val="00C353B7"/>
    <w:rsid w:val="00C41819"/>
    <w:rsid w:val="00C61171"/>
    <w:rsid w:val="00C67ED1"/>
    <w:rsid w:val="00C80D01"/>
    <w:rsid w:val="00C82087"/>
    <w:rsid w:val="00C837DD"/>
    <w:rsid w:val="00C842C6"/>
    <w:rsid w:val="00C9132D"/>
    <w:rsid w:val="00C9290A"/>
    <w:rsid w:val="00CB04CF"/>
    <w:rsid w:val="00CB16FA"/>
    <w:rsid w:val="00CB2517"/>
    <w:rsid w:val="00CB6356"/>
    <w:rsid w:val="00CB6861"/>
    <w:rsid w:val="00CC3D53"/>
    <w:rsid w:val="00CC7D46"/>
    <w:rsid w:val="00CD1D40"/>
    <w:rsid w:val="00CD6BA4"/>
    <w:rsid w:val="00CE00A0"/>
    <w:rsid w:val="00CE3E6F"/>
    <w:rsid w:val="00CE700D"/>
    <w:rsid w:val="00CE7FA4"/>
    <w:rsid w:val="00CF132D"/>
    <w:rsid w:val="00D02125"/>
    <w:rsid w:val="00D042ED"/>
    <w:rsid w:val="00D04A1F"/>
    <w:rsid w:val="00D07383"/>
    <w:rsid w:val="00D221B7"/>
    <w:rsid w:val="00D249F9"/>
    <w:rsid w:val="00D25BE4"/>
    <w:rsid w:val="00D31D13"/>
    <w:rsid w:val="00D3228E"/>
    <w:rsid w:val="00D324D1"/>
    <w:rsid w:val="00D36FDA"/>
    <w:rsid w:val="00D4001C"/>
    <w:rsid w:val="00D43B67"/>
    <w:rsid w:val="00D475CA"/>
    <w:rsid w:val="00D6237D"/>
    <w:rsid w:val="00D67F51"/>
    <w:rsid w:val="00D70DBA"/>
    <w:rsid w:val="00D722A1"/>
    <w:rsid w:val="00D72969"/>
    <w:rsid w:val="00D736D8"/>
    <w:rsid w:val="00D751B0"/>
    <w:rsid w:val="00D76DB2"/>
    <w:rsid w:val="00D87931"/>
    <w:rsid w:val="00D91A94"/>
    <w:rsid w:val="00DB07A2"/>
    <w:rsid w:val="00DC403D"/>
    <w:rsid w:val="00DC5037"/>
    <w:rsid w:val="00DD2068"/>
    <w:rsid w:val="00DD75A6"/>
    <w:rsid w:val="00DE0F48"/>
    <w:rsid w:val="00DE3144"/>
    <w:rsid w:val="00DE47B4"/>
    <w:rsid w:val="00DE4D57"/>
    <w:rsid w:val="00DF492F"/>
    <w:rsid w:val="00E07F38"/>
    <w:rsid w:val="00E10085"/>
    <w:rsid w:val="00E1337B"/>
    <w:rsid w:val="00E133C2"/>
    <w:rsid w:val="00E13748"/>
    <w:rsid w:val="00E1490A"/>
    <w:rsid w:val="00E16E46"/>
    <w:rsid w:val="00E2322C"/>
    <w:rsid w:val="00E27CFF"/>
    <w:rsid w:val="00E3351C"/>
    <w:rsid w:val="00E367B1"/>
    <w:rsid w:val="00E441EB"/>
    <w:rsid w:val="00E443FC"/>
    <w:rsid w:val="00E454AC"/>
    <w:rsid w:val="00E52B05"/>
    <w:rsid w:val="00E53EC4"/>
    <w:rsid w:val="00E60915"/>
    <w:rsid w:val="00E609C8"/>
    <w:rsid w:val="00E62645"/>
    <w:rsid w:val="00E65C58"/>
    <w:rsid w:val="00E83DF3"/>
    <w:rsid w:val="00E84119"/>
    <w:rsid w:val="00E84B3E"/>
    <w:rsid w:val="00E92111"/>
    <w:rsid w:val="00E92B3B"/>
    <w:rsid w:val="00EA0D3F"/>
    <w:rsid w:val="00EA5A59"/>
    <w:rsid w:val="00EA6742"/>
    <w:rsid w:val="00EA7C86"/>
    <w:rsid w:val="00EB162A"/>
    <w:rsid w:val="00EB1F75"/>
    <w:rsid w:val="00EC0808"/>
    <w:rsid w:val="00ED2607"/>
    <w:rsid w:val="00ED4267"/>
    <w:rsid w:val="00ED52AC"/>
    <w:rsid w:val="00EE1B46"/>
    <w:rsid w:val="00EE3D67"/>
    <w:rsid w:val="00EE695F"/>
    <w:rsid w:val="00EF1B3F"/>
    <w:rsid w:val="00F00D98"/>
    <w:rsid w:val="00F0653E"/>
    <w:rsid w:val="00F10FC0"/>
    <w:rsid w:val="00F11FA6"/>
    <w:rsid w:val="00F144E8"/>
    <w:rsid w:val="00F15021"/>
    <w:rsid w:val="00F20836"/>
    <w:rsid w:val="00F22CC2"/>
    <w:rsid w:val="00F24513"/>
    <w:rsid w:val="00F30038"/>
    <w:rsid w:val="00F301B9"/>
    <w:rsid w:val="00F3152B"/>
    <w:rsid w:val="00F35E73"/>
    <w:rsid w:val="00F406C3"/>
    <w:rsid w:val="00F4264F"/>
    <w:rsid w:val="00F43A0E"/>
    <w:rsid w:val="00F51455"/>
    <w:rsid w:val="00F547E7"/>
    <w:rsid w:val="00F64042"/>
    <w:rsid w:val="00F65F5F"/>
    <w:rsid w:val="00F70B8A"/>
    <w:rsid w:val="00F70C4D"/>
    <w:rsid w:val="00F71CC9"/>
    <w:rsid w:val="00F72A2B"/>
    <w:rsid w:val="00F75D89"/>
    <w:rsid w:val="00F77465"/>
    <w:rsid w:val="00F84997"/>
    <w:rsid w:val="00F90473"/>
    <w:rsid w:val="00F90A9A"/>
    <w:rsid w:val="00F913C6"/>
    <w:rsid w:val="00F93FE0"/>
    <w:rsid w:val="00FA6A1F"/>
    <w:rsid w:val="00FB2C62"/>
    <w:rsid w:val="00FB7D70"/>
    <w:rsid w:val="00FD7EC3"/>
    <w:rsid w:val="00FF026D"/>
    <w:rsid w:val="00FF5A63"/>
    <w:rsid w:val="00FF69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BB001"/>
  <w15:docId w15:val="{56C0995D-FD1F-4F4B-B4FF-22E349B8F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A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5A40C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BC42A1"/>
    <w:pPr>
      <w:keepNext/>
      <w:tabs>
        <w:tab w:val="left" w:pos="540"/>
        <w:tab w:val="left" w:pos="3240"/>
      </w:tabs>
      <w:suppressAutoHyphens/>
      <w:spacing w:line="264" w:lineRule="auto"/>
      <w:jc w:val="both"/>
      <w:outlineLvl w:val="1"/>
    </w:pPr>
    <w:rPr>
      <w:rFonts w:ascii="CG Times" w:hAnsi="CG Times"/>
      <w:b/>
      <w:spacing w:val="-2"/>
    </w:rPr>
  </w:style>
  <w:style w:type="paragraph" w:styleId="Heading3">
    <w:name w:val="heading 3"/>
    <w:basedOn w:val="Normal"/>
    <w:next w:val="Normal"/>
    <w:link w:val="Heading3Char"/>
    <w:uiPriority w:val="9"/>
    <w:semiHidden/>
    <w:unhideWhenUsed/>
    <w:qFormat/>
    <w:rsid w:val="00D76DB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76DB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C42A1"/>
    <w:rPr>
      <w:rFonts w:ascii="CG Times" w:eastAsia="Times New Roman" w:hAnsi="CG Times" w:cs="Times New Roman"/>
      <w:b/>
      <w:spacing w:val="-2"/>
      <w:sz w:val="20"/>
      <w:szCs w:val="20"/>
    </w:rPr>
  </w:style>
  <w:style w:type="paragraph" w:styleId="Header">
    <w:name w:val="header"/>
    <w:basedOn w:val="Normal"/>
    <w:link w:val="HeaderChar"/>
    <w:rsid w:val="00BC42A1"/>
    <w:pPr>
      <w:tabs>
        <w:tab w:val="center" w:pos="4320"/>
        <w:tab w:val="right" w:pos="8640"/>
      </w:tabs>
    </w:pPr>
  </w:style>
  <w:style w:type="character" w:customStyle="1" w:styleId="HeaderChar">
    <w:name w:val="Header Char"/>
    <w:basedOn w:val="DefaultParagraphFont"/>
    <w:link w:val="Header"/>
    <w:rsid w:val="00BC42A1"/>
    <w:rPr>
      <w:rFonts w:ascii="Times New Roman" w:eastAsia="Times New Roman" w:hAnsi="Times New Roman" w:cs="Times New Roman"/>
      <w:sz w:val="20"/>
      <w:szCs w:val="20"/>
    </w:rPr>
  </w:style>
  <w:style w:type="paragraph" w:styleId="BodyText">
    <w:name w:val="Body Text"/>
    <w:basedOn w:val="Normal"/>
    <w:link w:val="BodyTextChar"/>
    <w:rsid w:val="00BC42A1"/>
    <w:pPr>
      <w:widowControl w:val="0"/>
      <w:tabs>
        <w:tab w:val="left" w:pos="-720"/>
        <w:tab w:val="left" w:pos="0"/>
        <w:tab w:val="left" w:pos="176"/>
        <w:tab w:val="left" w:pos="396"/>
        <w:tab w:val="left" w:pos="1008"/>
        <w:tab w:val="left" w:pos="1440"/>
        <w:tab w:val="left" w:pos="2160"/>
      </w:tabs>
      <w:suppressAutoHyphens/>
      <w:jc w:val="both"/>
    </w:pPr>
    <w:rPr>
      <w:rFonts w:ascii="CG Times" w:hAnsi="CG Times"/>
      <w:b/>
      <w:spacing w:val="-2"/>
    </w:rPr>
  </w:style>
  <w:style w:type="character" w:customStyle="1" w:styleId="BodyTextChar">
    <w:name w:val="Body Text Char"/>
    <w:basedOn w:val="DefaultParagraphFont"/>
    <w:link w:val="BodyText"/>
    <w:rsid w:val="00BC42A1"/>
    <w:rPr>
      <w:rFonts w:ascii="CG Times" w:eastAsia="Times New Roman" w:hAnsi="CG Times" w:cs="Times New Roman"/>
      <w:b/>
      <w:spacing w:val="-2"/>
      <w:sz w:val="20"/>
      <w:szCs w:val="20"/>
    </w:rPr>
  </w:style>
  <w:style w:type="paragraph" w:styleId="BodyTextIndent">
    <w:name w:val="Body Text Indent"/>
    <w:basedOn w:val="Normal"/>
    <w:link w:val="BodyTextIndentChar"/>
    <w:rsid w:val="00BC42A1"/>
    <w:pPr>
      <w:widowControl w:val="0"/>
      <w:tabs>
        <w:tab w:val="left" w:pos="-720"/>
      </w:tabs>
      <w:suppressAutoHyphens/>
      <w:ind w:left="2160"/>
      <w:jc w:val="both"/>
    </w:pPr>
    <w:rPr>
      <w:rFonts w:ascii="CG Times" w:hAnsi="CG Times"/>
      <w:spacing w:val="-2"/>
    </w:rPr>
  </w:style>
  <w:style w:type="character" w:customStyle="1" w:styleId="BodyTextIndentChar">
    <w:name w:val="Body Text Indent Char"/>
    <w:basedOn w:val="DefaultParagraphFont"/>
    <w:link w:val="BodyTextIndent"/>
    <w:rsid w:val="00BC42A1"/>
    <w:rPr>
      <w:rFonts w:ascii="CG Times" w:eastAsia="Times New Roman" w:hAnsi="CG Times" w:cs="Times New Roman"/>
      <w:spacing w:val="-2"/>
      <w:sz w:val="20"/>
      <w:szCs w:val="20"/>
    </w:rPr>
  </w:style>
  <w:style w:type="paragraph" w:styleId="BodyText2">
    <w:name w:val="Body Text 2"/>
    <w:basedOn w:val="Normal"/>
    <w:link w:val="BodyText2Char"/>
    <w:rsid w:val="00BC42A1"/>
    <w:pPr>
      <w:widowControl w:val="0"/>
      <w:tabs>
        <w:tab w:val="left" w:pos="-720"/>
        <w:tab w:val="left" w:pos="0"/>
        <w:tab w:val="left" w:pos="720"/>
        <w:tab w:val="left" w:pos="1440"/>
      </w:tabs>
      <w:suppressAutoHyphens/>
      <w:spacing w:line="274" w:lineRule="auto"/>
      <w:jc w:val="both"/>
    </w:pPr>
    <w:rPr>
      <w:rFonts w:ascii="CG Times" w:hAnsi="CG Times"/>
      <w:spacing w:val="-2"/>
    </w:rPr>
  </w:style>
  <w:style w:type="character" w:customStyle="1" w:styleId="BodyText2Char">
    <w:name w:val="Body Text 2 Char"/>
    <w:basedOn w:val="DefaultParagraphFont"/>
    <w:link w:val="BodyText2"/>
    <w:rsid w:val="00BC42A1"/>
    <w:rPr>
      <w:rFonts w:ascii="CG Times" w:eastAsia="Times New Roman" w:hAnsi="CG Times" w:cs="Times New Roman"/>
      <w:spacing w:val="-2"/>
      <w:sz w:val="20"/>
      <w:szCs w:val="20"/>
    </w:rPr>
  </w:style>
  <w:style w:type="paragraph" w:styleId="BodyText3">
    <w:name w:val="Body Text 3"/>
    <w:basedOn w:val="Normal"/>
    <w:link w:val="BodyText3Char"/>
    <w:rsid w:val="00BC42A1"/>
    <w:pPr>
      <w:spacing w:after="120"/>
    </w:pPr>
    <w:rPr>
      <w:sz w:val="16"/>
      <w:szCs w:val="16"/>
    </w:rPr>
  </w:style>
  <w:style w:type="character" w:customStyle="1" w:styleId="BodyText3Char">
    <w:name w:val="Body Text 3 Char"/>
    <w:basedOn w:val="DefaultParagraphFont"/>
    <w:link w:val="BodyText3"/>
    <w:rsid w:val="00BC42A1"/>
    <w:rPr>
      <w:rFonts w:ascii="Times New Roman" w:eastAsia="Times New Roman" w:hAnsi="Times New Roman" w:cs="Times New Roman"/>
      <w:sz w:val="16"/>
      <w:szCs w:val="16"/>
    </w:rPr>
  </w:style>
  <w:style w:type="paragraph" w:styleId="ListParagraph">
    <w:name w:val="List Paragraph"/>
    <w:basedOn w:val="Normal"/>
    <w:uiPriority w:val="34"/>
    <w:qFormat/>
    <w:rsid w:val="000F724B"/>
    <w:pPr>
      <w:spacing w:after="200" w:line="276" w:lineRule="auto"/>
      <w:ind w:left="720"/>
      <w:contextualSpacing/>
    </w:pPr>
    <w:rPr>
      <w:rFonts w:ascii="Calibri" w:hAnsi="Calibri"/>
      <w:sz w:val="22"/>
      <w:szCs w:val="22"/>
    </w:rPr>
  </w:style>
  <w:style w:type="paragraph" w:styleId="Subtitle">
    <w:name w:val="Subtitle"/>
    <w:basedOn w:val="Normal"/>
    <w:next w:val="Normal"/>
    <w:link w:val="SubtitleChar"/>
    <w:qFormat/>
    <w:rsid w:val="002D29BA"/>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2D29BA"/>
    <w:rPr>
      <w:rFonts w:ascii="Cambria" w:eastAsia="Times New Roman" w:hAnsi="Cambria" w:cs="Times New Roman"/>
      <w:sz w:val="24"/>
      <w:szCs w:val="24"/>
    </w:rPr>
  </w:style>
  <w:style w:type="character" w:customStyle="1" w:styleId="TextChar">
    <w:name w:val="Text Char"/>
    <w:link w:val="Text"/>
    <w:locked/>
    <w:rsid w:val="005122EA"/>
    <w:rPr>
      <w:rFonts w:ascii="Calibri" w:eastAsia="Times New Roman" w:hAnsi="Calibri" w:cs="Times New Roman"/>
    </w:rPr>
  </w:style>
  <w:style w:type="paragraph" w:customStyle="1" w:styleId="Text">
    <w:name w:val="Text"/>
    <w:basedOn w:val="Normal"/>
    <w:link w:val="TextChar"/>
    <w:rsid w:val="005122EA"/>
    <w:pPr>
      <w:spacing w:after="160"/>
    </w:pPr>
    <w:rPr>
      <w:rFonts w:ascii="Calibri" w:hAnsi="Calibri"/>
      <w:sz w:val="22"/>
      <w:szCs w:val="22"/>
    </w:rPr>
  </w:style>
  <w:style w:type="paragraph" w:customStyle="1" w:styleId="Achievement">
    <w:name w:val="Achievement"/>
    <w:basedOn w:val="BodyText"/>
    <w:rsid w:val="00F43A0E"/>
    <w:pPr>
      <w:widowControl/>
      <w:tabs>
        <w:tab w:val="clear" w:pos="-720"/>
        <w:tab w:val="clear" w:pos="0"/>
        <w:tab w:val="clear" w:pos="176"/>
        <w:tab w:val="clear" w:pos="396"/>
        <w:tab w:val="clear" w:pos="1008"/>
        <w:tab w:val="clear" w:pos="1440"/>
        <w:tab w:val="clear" w:pos="2160"/>
      </w:tabs>
      <w:autoSpaceDE w:val="0"/>
      <w:spacing w:after="60" w:line="220" w:lineRule="atLeast"/>
    </w:pPr>
    <w:rPr>
      <w:rFonts w:ascii="Arial" w:hAnsi="Arial" w:cs="Arial"/>
      <w:b w:val="0"/>
      <w:spacing w:val="-5"/>
      <w:lang w:eastAsia="ar-SA"/>
    </w:rPr>
  </w:style>
  <w:style w:type="paragraph" w:customStyle="1" w:styleId="Bullets">
    <w:name w:val="Bullets"/>
    <w:basedOn w:val="Normal"/>
    <w:rsid w:val="00692277"/>
    <w:pPr>
      <w:numPr>
        <w:numId w:val="1"/>
      </w:numPr>
      <w:spacing w:before="60" w:after="60" w:line="260" w:lineRule="atLeast"/>
    </w:pPr>
    <w:rPr>
      <w:rFonts w:ascii="Arial" w:eastAsia="SimSun" w:hAnsi="Arial"/>
      <w:kern w:val="20"/>
      <w:lang w:eastAsia="zh-CN"/>
    </w:rPr>
  </w:style>
  <w:style w:type="paragraph" w:customStyle="1" w:styleId="ResumeBullet2">
    <w:name w:val="Resume Bullet 2"/>
    <w:rsid w:val="00923967"/>
    <w:pPr>
      <w:numPr>
        <w:ilvl w:val="1"/>
        <w:numId w:val="2"/>
      </w:numPr>
      <w:spacing w:after="0" w:line="240" w:lineRule="auto"/>
    </w:pPr>
    <w:rPr>
      <w:rFonts w:ascii="Calibri" w:eastAsia="Times New Roman" w:hAnsi="Calibri" w:cs="Times New Roman"/>
      <w:noProof/>
    </w:rPr>
  </w:style>
  <w:style w:type="paragraph" w:customStyle="1" w:styleId="ResumeBullet">
    <w:name w:val="Resume Bullet"/>
    <w:basedOn w:val="Normal"/>
    <w:next w:val="ResumeBullet2"/>
    <w:rsid w:val="00923967"/>
    <w:pPr>
      <w:keepLines/>
      <w:widowControl w:val="0"/>
      <w:numPr>
        <w:numId w:val="2"/>
      </w:numPr>
      <w:spacing w:before="60"/>
    </w:pPr>
    <w:rPr>
      <w:szCs w:val="22"/>
      <w:lang w:bidi="en-US"/>
    </w:rPr>
  </w:style>
  <w:style w:type="paragraph" w:styleId="NoSpacing">
    <w:name w:val="No Spacing"/>
    <w:uiPriority w:val="1"/>
    <w:qFormat/>
    <w:rsid w:val="000054FB"/>
    <w:pPr>
      <w:spacing w:after="0" w:line="240" w:lineRule="auto"/>
    </w:pPr>
    <w:rPr>
      <w:rFonts w:ascii="Times New Roman" w:eastAsia="Times New Roman" w:hAnsi="Times New Roman" w:cs="Times New Roman"/>
      <w:szCs w:val="24"/>
      <w:lang w:val="en-GB"/>
    </w:rPr>
  </w:style>
  <w:style w:type="character" w:styleId="Hyperlink">
    <w:name w:val="Hyperlink"/>
    <w:basedOn w:val="DefaultParagraphFont"/>
    <w:rsid w:val="00E65C58"/>
    <w:rPr>
      <w:color w:val="0000FF"/>
      <w:u w:val="single"/>
    </w:rPr>
  </w:style>
  <w:style w:type="paragraph" w:customStyle="1" w:styleId="msonormal0">
    <w:name w:val="msonormal"/>
    <w:basedOn w:val="Normal"/>
    <w:rsid w:val="005C112E"/>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4B3328"/>
    <w:rPr>
      <w:color w:val="605E5C"/>
      <w:shd w:val="clear" w:color="auto" w:fill="E1DFDD"/>
    </w:rPr>
  </w:style>
  <w:style w:type="paragraph" w:customStyle="1" w:styleId="Default">
    <w:name w:val="Default"/>
    <w:rsid w:val="003D69B4"/>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03DFB"/>
    <w:pPr>
      <w:spacing w:before="100" w:beforeAutospacing="1" w:after="100" w:afterAutospacing="1"/>
    </w:pPr>
    <w:rPr>
      <w:sz w:val="24"/>
      <w:szCs w:val="24"/>
    </w:rPr>
  </w:style>
  <w:style w:type="character" w:styleId="Strong">
    <w:name w:val="Strong"/>
    <w:basedOn w:val="DefaultParagraphFont"/>
    <w:uiPriority w:val="22"/>
    <w:qFormat/>
    <w:rsid w:val="00503DFB"/>
    <w:rPr>
      <w:b/>
      <w:bCs/>
    </w:rPr>
  </w:style>
  <w:style w:type="paragraph" w:styleId="HTMLPreformatted">
    <w:name w:val="HTML Preformatted"/>
    <w:basedOn w:val="Normal"/>
    <w:link w:val="HTMLPreformattedChar"/>
    <w:uiPriority w:val="99"/>
    <w:unhideWhenUsed/>
    <w:rsid w:val="00B62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B6263D"/>
    <w:rPr>
      <w:rFonts w:ascii="Courier New" w:eastAsia="Times New Roman" w:hAnsi="Courier New" w:cs="Courier New"/>
      <w:sz w:val="20"/>
      <w:szCs w:val="20"/>
    </w:rPr>
  </w:style>
  <w:style w:type="character" w:styleId="Emphasis">
    <w:name w:val="Emphasis"/>
    <w:basedOn w:val="DefaultParagraphFont"/>
    <w:uiPriority w:val="20"/>
    <w:qFormat/>
    <w:rsid w:val="007B2173"/>
    <w:rPr>
      <w:i/>
      <w:iCs/>
    </w:rPr>
  </w:style>
  <w:style w:type="paragraph" w:customStyle="1" w:styleId="c13">
    <w:name w:val="c13"/>
    <w:basedOn w:val="Normal"/>
    <w:rsid w:val="00B14195"/>
    <w:pPr>
      <w:spacing w:before="100" w:beforeAutospacing="1" w:after="100" w:afterAutospacing="1"/>
    </w:pPr>
    <w:rPr>
      <w:sz w:val="24"/>
      <w:szCs w:val="24"/>
    </w:rPr>
  </w:style>
  <w:style w:type="character" w:customStyle="1" w:styleId="c0">
    <w:name w:val="c0"/>
    <w:basedOn w:val="DefaultParagraphFont"/>
    <w:rsid w:val="00B14195"/>
  </w:style>
  <w:style w:type="paragraph" w:customStyle="1" w:styleId="c3">
    <w:name w:val="c3"/>
    <w:basedOn w:val="Normal"/>
    <w:rsid w:val="00B14195"/>
    <w:pPr>
      <w:spacing w:before="100" w:beforeAutospacing="1" w:after="100" w:afterAutospacing="1"/>
    </w:pPr>
    <w:rPr>
      <w:sz w:val="24"/>
      <w:szCs w:val="24"/>
    </w:rPr>
  </w:style>
  <w:style w:type="paragraph" w:customStyle="1" w:styleId="c9">
    <w:name w:val="c9"/>
    <w:basedOn w:val="Normal"/>
    <w:rsid w:val="00B14195"/>
    <w:pPr>
      <w:spacing w:before="100" w:beforeAutospacing="1" w:after="100" w:afterAutospacing="1"/>
    </w:pPr>
    <w:rPr>
      <w:sz w:val="24"/>
      <w:szCs w:val="24"/>
    </w:rPr>
  </w:style>
  <w:style w:type="character" w:customStyle="1" w:styleId="c11">
    <w:name w:val="c11"/>
    <w:basedOn w:val="DefaultParagraphFont"/>
    <w:rsid w:val="00B14195"/>
  </w:style>
  <w:style w:type="paragraph" w:customStyle="1" w:styleId="c5">
    <w:name w:val="c5"/>
    <w:basedOn w:val="Normal"/>
    <w:rsid w:val="00B14195"/>
    <w:pPr>
      <w:spacing w:before="100" w:beforeAutospacing="1" w:after="100" w:afterAutospacing="1"/>
    </w:pPr>
    <w:rPr>
      <w:sz w:val="24"/>
      <w:szCs w:val="24"/>
    </w:rPr>
  </w:style>
  <w:style w:type="paragraph" w:customStyle="1" w:styleId="c15">
    <w:name w:val="c15"/>
    <w:basedOn w:val="Normal"/>
    <w:rsid w:val="00B14195"/>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5A40C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76DB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76DB2"/>
    <w:rPr>
      <w:rFonts w:asciiTheme="majorHAnsi" w:eastAsiaTheme="majorEastAsia" w:hAnsiTheme="majorHAnsi" w:cstheme="majorBidi"/>
      <w:i/>
      <w:iCs/>
      <w:color w:val="365F91" w:themeColor="accent1" w:themeShade="BF"/>
      <w:sz w:val="20"/>
      <w:szCs w:val="20"/>
    </w:rPr>
  </w:style>
  <w:style w:type="character" w:styleId="HTMLCode">
    <w:name w:val="HTML Code"/>
    <w:basedOn w:val="DefaultParagraphFont"/>
    <w:uiPriority w:val="99"/>
    <w:semiHidden/>
    <w:unhideWhenUsed/>
    <w:rsid w:val="0073524D"/>
    <w:rPr>
      <w:rFonts w:ascii="Courier New" w:eastAsia="Times New Roman" w:hAnsi="Courier New" w:cs="Courier New"/>
      <w:sz w:val="20"/>
      <w:szCs w:val="20"/>
    </w:rPr>
  </w:style>
  <w:style w:type="character" w:customStyle="1" w:styleId="hljs-class">
    <w:name w:val="hljs-class"/>
    <w:basedOn w:val="DefaultParagraphFont"/>
    <w:rsid w:val="0073524D"/>
  </w:style>
  <w:style w:type="character" w:customStyle="1" w:styleId="hljs-keyword">
    <w:name w:val="hljs-keyword"/>
    <w:basedOn w:val="DefaultParagraphFont"/>
    <w:rsid w:val="0073524D"/>
  </w:style>
  <w:style w:type="character" w:customStyle="1" w:styleId="hljs-title">
    <w:name w:val="hljs-title"/>
    <w:basedOn w:val="DefaultParagraphFont"/>
    <w:rsid w:val="0073524D"/>
  </w:style>
  <w:style w:type="character" w:customStyle="1" w:styleId="hljs-comment">
    <w:name w:val="hljs-comment"/>
    <w:basedOn w:val="DefaultParagraphFont"/>
    <w:rsid w:val="0073524D"/>
  </w:style>
  <w:style w:type="character" w:customStyle="1" w:styleId="hljs-string">
    <w:name w:val="hljs-string"/>
    <w:basedOn w:val="DefaultParagraphFont"/>
    <w:rsid w:val="0073524D"/>
  </w:style>
  <w:style w:type="character" w:customStyle="1" w:styleId="hljs-function">
    <w:name w:val="hljs-function"/>
    <w:basedOn w:val="DefaultParagraphFont"/>
    <w:rsid w:val="0073524D"/>
  </w:style>
  <w:style w:type="character" w:customStyle="1" w:styleId="hljs-params">
    <w:name w:val="hljs-params"/>
    <w:basedOn w:val="DefaultParagraphFont"/>
    <w:rsid w:val="0073524D"/>
  </w:style>
  <w:style w:type="character" w:styleId="HTMLSample">
    <w:name w:val="HTML Sample"/>
    <w:basedOn w:val="DefaultParagraphFont"/>
    <w:uiPriority w:val="99"/>
    <w:semiHidden/>
    <w:unhideWhenUsed/>
    <w:rsid w:val="0073524D"/>
    <w:rPr>
      <w:rFonts w:ascii="Courier New" w:eastAsia="Times New Roman" w:hAnsi="Courier New" w:cs="Courier New"/>
    </w:rPr>
  </w:style>
  <w:style w:type="character" w:styleId="HTMLVariable">
    <w:name w:val="HTML Variable"/>
    <w:basedOn w:val="DefaultParagraphFont"/>
    <w:uiPriority w:val="99"/>
    <w:semiHidden/>
    <w:unhideWhenUsed/>
    <w:rsid w:val="0073524D"/>
    <w:rPr>
      <w:i/>
      <w:iCs/>
    </w:rPr>
  </w:style>
  <w:style w:type="character" w:customStyle="1" w:styleId="hljs-number">
    <w:name w:val="hljs-number"/>
    <w:basedOn w:val="DefaultParagraphFont"/>
    <w:rsid w:val="0073524D"/>
  </w:style>
  <w:style w:type="character" w:customStyle="1" w:styleId="token">
    <w:name w:val="token"/>
    <w:basedOn w:val="DefaultParagraphFont"/>
    <w:rsid w:val="00542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7155">
      <w:bodyDiv w:val="1"/>
      <w:marLeft w:val="0"/>
      <w:marRight w:val="0"/>
      <w:marTop w:val="0"/>
      <w:marBottom w:val="0"/>
      <w:divBdr>
        <w:top w:val="none" w:sz="0" w:space="0" w:color="auto"/>
        <w:left w:val="none" w:sz="0" w:space="0" w:color="auto"/>
        <w:bottom w:val="none" w:sz="0" w:space="0" w:color="auto"/>
        <w:right w:val="none" w:sz="0" w:space="0" w:color="auto"/>
      </w:divBdr>
    </w:div>
    <w:div w:id="51346354">
      <w:bodyDiv w:val="1"/>
      <w:marLeft w:val="0"/>
      <w:marRight w:val="0"/>
      <w:marTop w:val="0"/>
      <w:marBottom w:val="0"/>
      <w:divBdr>
        <w:top w:val="none" w:sz="0" w:space="0" w:color="auto"/>
        <w:left w:val="none" w:sz="0" w:space="0" w:color="auto"/>
        <w:bottom w:val="none" w:sz="0" w:space="0" w:color="auto"/>
        <w:right w:val="none" w:sz="0" w:space="0" w:color="auto"/>
      </w:divBdr>
    </w:div>
    <w:div w:id="104227529">
      <w:bodyDiv w:val="1"/>
      <w:marLeft w:val="0"/>
      <w:marRight w:val="0"/>
      <w:marTop w:val="0"/>
      <w:marBottom w:val="0"/>
      <w:divBdr>
        <w:top w:val="none" w:sz="0" w:space="0" w:color="auto"/>
        <w:left w:val="none" w:sz="0" w:space="0" w:color="auto"/>
        <w:bottom w:val="none" w:sz="0" w:space="0" w:color="auto"/>
        <w:right w:val="none" w:sz="0" w:space="0" w:color="auto"/>
      </w:divBdr>
    </w:div>
    <w:div w:id="113594592">
      <w:bodyDiv w:val="1"/>
      <w:marLeft w:val="0"/>
      <w:marRight w:val="0"/>
      <w:marTop w:val="0"/>
      <w:marBottom w:val="0"/>
      <w:divBdr>
        <w:top w:val="none" w:sz="0" w:space="0" w:color="auto"/>
        <w:left w:val="none" w:sz="0" w:space="0" w:color="auto"/>
        <w:bottom w:val="none" w:sz="0" w:space="0" w:color="auto"/>
        <w:right w:val="none" w:sz="0" w:space="0" w:color="auto"/>
      </w:divBdr>
      <w:divsChild>
        <w:div w:id="433016007">
          <w:marLeft w:val="0"/>
          <w:marRight w:val="0"/>
          <w:marTop w:val="0"/>
          <w:marBottom w:val="0"/>
          <w:divBdr>
            <w:top w:val="none" w:sz="0" w:space="0" w:color="auto"/>
            <w:left w:val="none" w:sz="0" w:space="0" w:color="auto"/>
            <w:bottom w:val="none" w:sz="0" w:space="0" w:color="auto"/>
            <w:right w:val="none" w:sz="0" w:space="0" w:color="auto"/>
          </w:divBdr>
          <w:divsChild>
            <w:div w:id="1513760800">
              <w:marLeft w:val="0"/>
              <w:marRight w:val="0"/>
              <w:marTop w:val="0"/>
              <w:marBottom w:val="0"/>
              <w:divBdr>
                <w:top w:val="none" w:sz="0" w:space="0" w:color="auto"/>
                <w:left w:val="none" w:sz="0" w:space="0" w:color="auto"/>
                <w:bottom w:val="none" w:sz="0" w:space="0" w:color="auto"/>
                <w:right w:val="none" w:sz="0" w:space="0" w:color="auto"/>
              </w:divBdr>
            </w:div>
            <w:div w:id="1615478112">
              <w:marLeft w:val="0"/>
              <w:marRight w:val="0"/>
              <w:marTop w:val="0"/>
              <w:marBottom w:val="0"/>
              <w:divBdr>
                <w:top w:val="none" w:sz="0" w:space="0" w:color="auto"/>
                <w:left w:val="none" w:sz="0" w:space="0" w:color="auto"/>
                <w:bottom w:val="none" w:sz="0" w:space="0" w:color="auto"/>
                <w:right w:val="none" w:sz="0" w:space="0" w:color="auto"/>
              </w:divBdr>
            </w:div>
            <w:div w:id="411199950">
              <w:marLeft w:val="0"/>
              <w:marRight w:val="0"/>
              <w:marTop w:val="0"/>
              <w:marBottom w:val="0"/>
              <w:divBdr>
                <w:top w:val="none" w:sz="0" w:space="0" w:color="auto"/>
                <w:left w:val="none" w:sz="0" w:space="0" w:color="auto"/>
                <w:bottom w:val="none" w:sz="0" w:space="0" w:color="auto"/>
                <w:right w:val="none" w:sz="0" w:space="0" w:color="auto"/>
              </w:divBdr>
            </w:div>
            <w:div w:id="452599479">
              <w:marLeft w:val="0"/>
              <w:marRight w:val="0"/>
              <w:marTop w:val="0"/>
              <w:marBottom w:val="0"/>
              <w:divBdr>
                <w:top w:val="none" w:sz="0" w:space="0" w:color="auto"/>
                <w:left w:val="none" w:sz="0" w:space="0" w:color="auto"/>
                <w:bottom w:val="none" w:sz="0" w:space="0" w:color="auto"/>
                <w:right w:val="none" w:sz="0" w:space="0" w:color="auto"/>
              </w:divBdr>
            </w:div>
            <w:div w:id="1677616521">
              <w:marLeft w:val="0"/>
              <w:marRight w:val="0"/>
              <w:marTop w:val="0"/>
              <w:marBottom w:val="0"/>
              <w:divBdr>
                <w:top w:val="none" w:sz="0" w:space="0" w:color="auto"/>
                <w:left w:val="none" w:sz="0" w:space="0" w:color="auto"/>
                <w:bottom w:val="none" w:sz="0" w:space="0" w:color="auto"/>
                <w:right w:val="none" w:sz="0" w:space="0" w:color="auto"/>
              </w:divBdr>
            </w:div>
            <w:div w:id="1306200155">
              <w:marLeft w:val="0"/>
              <w:marRight w:val="0"/>
              <w:marTop w:val="0"/>
              <w:marBottom w:val="0"/>
              <w:divBdr>
                <w:top w:val="none" w:sz="0" w:space="0" w:color="auto"/>
                <w:left w:val="none" w:sz="0" w:space="0" w:color="auto"/>
                <w:bottom w:val="none" w:sz="0" w:space="0" w:color="auto"/>
                <w:right w:val="none" w:sz="0" w:space="0" w:color="auto"/>
              </w:divBdr>
            </w:div>
            <w:div w:id="491022637">
              <w:marLeft w:val="0"/>
              <w:marRight w:val="0"/>
              <w:marTop w:val="0"/>
              <w:marBottom w:val="0"/>
              <w:divBdr>
                <w:top w:val="none" w:sz="0" w:space="0" w:color="auto"/>
                <w:left w:val="none" w:sz="0" w:space="0" w:color="auto"/>
                <w:bottom w:val="none" w:sz="0" w:space="0" w:color="auto"/>
                <w:right w:val="none" w:sz="0" w:space="0" w:color="auto"/>
              </w:divBdr>
            </w:div>
            <w:div w:id="116264792">
              <w:marLeft w:val="0"/>
              <w:marRight w:val="0"/>
              <w:marTop w:val="0"/>
              <w:marBottom w:val="0"/>
              <w:divBdr>
                <w:top w:val="none" w:sz="0" w:space="0" w:color="auto"/>
                <w:left w:val="none" w:sz="0" w:space="0" w:color="auto"/>
                <w:bottom w:val="none" w:sz="0" w:space="0" w:color="auto"/>
                <w:right w:val="none" w:sz="0" w:space="0" w:color="auto"/>
              </w:divBdr>
            </w:div>
            <w:div w:id="662048328">
              <w:marLeft w:val="0"/>
              <w:marRight w:val="0"/>
              <w:marTop w:val="0"/>
              <w:marBottom w:val="0"/>
              <w:divBdr>
                <w:top w:val="none" w:sz="0" w:space="0" w:color="auto"/>
                <w:left w:val="none" w:sz="0" w:space="0" w:color="auto"/>
                <w:bottom w:val="none" w:sz="0" w:space="0" w:color="auto"/>
                <w:right w:val="none" w:sz="0" w:space="0" w:color="auto"/>
              </w:divBdr>
            </w:div>
            <w:div w:id="1725788949">
              <w:marLeft w:val="0"/>
              <w:marRight w:val="0"/>
              <w:marTop w:val="0"/>
              <w:marBottom w:val="0"/>
              <w:divBdr>
                <w:top w:val="none" w:sz="0" w:space="0" w:color="auto"/>
                <w:left w:val="none" w:sz="0" w:space="0" w:color="auto"/>
                <w:bottom w:val="none" w:sz="0" w:space="0" w:color="auto"/>
                <w:right w:val="none" w:sz="0" w:space="0" w:color="auto"/>
              </w:divBdr>
            </w:div>
            <w:div w:id="613563360">
              <w:marLeft w:val="0"/>
              <w:marRight w:val="0"/>
              <w:marTop w:val="0"/>
              <w:marBottom w:val="0"/>
              <w:divBdr>
                <w:top w:val="none" w:sz="0" w:space="0" w:color="auto"/>
                <w:left w:val="none" w:sz="0" w:space="0" w:color="auto"/>
                <w:bottom w:val="none" w:sz="0" w:space="0" w:color="auto"/>
                <w:right w:val="none" w:sz="0" w:space="0" w:color="auto"/>
              </w:divBdr>
            </w:div>
            <w:div w:id="496503617">
              <w:marLeft w:val="0"/>
              <w:marRight w:val="0"/>
              <w:marTop w:val="0"/>
              <w:marBottom w:val="0"/>
              <w:divBdr>
                <w:top w:val="none" w:sz="0" w:space="0" w:color="auto"/>
                <w:left w:val="none" w:sz="0" w:space="0" w:color="auto"/>
                <w:bottom w:val="none" w:sz="0" w:space="0" w:color="auto"/>
                <w:right w:val="none" w:sz="0" w:space="0" w:color="auto"/>
              </w:divBdr>
            </w:div>
            <w:div w:id="1387992711">
              <w:marLeft w:val="0"/>
              <w:marRight w:val="0"/>
              <w:marTop w:val="0"/>
              <w:marBottom w:val="0"/>
              <w:divBdr>
                <w:top w:val="none" w:sz="0" w:space="0" w:color="auto"/>
                <w:left w:val="none" w:sz="0" w:space="0" w:color="auto"/>
                <w:bottom w:val="none" w:sz="0" w:space="0" w:color="auto"/>
                <w:right w:val="none" w:sz="0" w:space="0" w:color="auto"/>
              </w:divBdr>
            </w:div>
            <w:div w:id="1385643995">
              <w:marLeft w:val="0"/>
              <w:marRight w:val="0"/>
              <w:marTop w:val="0"/>
              <w:marBottom w:val="0"/>
              <w:divBdr>
                <w:top w:val="none" w:sz="0" w:space="0" w:color="auto"/>
                <w:left w:val="none" w:sz="0" w:space="0" w:color="auto"/>
                <w:bottom w:val="none" w:sz="0" w:space="0" w:color="auto"/>
                <w:right w:val="none" w:sz="0" w:space="0" w:color="auto"/>
              </w:divBdr>
            </w:div>
            <w:div w:id="1103189960">
              <w:marLeft w:val="0"/>
              <w:marRight w:val="0"/>
              <w:marTop w:val="0"/>
              <w:marBottom w:val="0"/>
              <w:divBdr>
                <w:top w:val="none" w:sz="0" w:space="0" w:color="auto"/>
                <w:left w:val="none" w:sz="0" w:space="0" w:color="auto"/>
                <w:bottom w:val="none" w:sz="0" w:space="0" w:color="auto"/>
                <w:right w:val="none" w:sz="0" w:space="0" w:color="auto"/>
              </w:divBdr>
            </w:div>
            <w:div w:id="957951867">
              <w:marLeft w:val="0"/>
              <w:marRight w:val="0"/>
              <w:marTop w:val="0"/>
              <w:marBottom w:val="0"/>
              <w:divBdr>
                <w:top w:val="none" w:sz="0" w:space="0" w:color="auto"/>
                <w:left w:val="none" w:sz="0" w:space="0" w:color="auto"/>
                <w:bottom w:val="none" w:sz="0" w:space="0" w:color="auto"/>
                <w:right w:val="none" w:sz="0" w:space="0" w:color="auto"/>
              </w:divBdr>
            </w:div>
            <w:div w:id="247160404">
              <w:marLeft w:val="0"/>
              <w:marRight w:val="0"/>
              <w:marTop w:val="0"/>
              <w:marBottom w:val="0"/>
              <w:divBdr>
                <w:top w:val="none" w:sz="0" w:space="0" w:color="auto"/>
                <w:left w:val="none" w:sz="0" w:space="0" w:color="auto"/>
                <w:bottom w:val="none" w:sz="0" w:space="0" w:color="auto"/>
                <w:right w:val="none" w:sz="0" w:space="0" w:color="auto"/>
              </w:divBdr>
            </w:div>
            <w:div w:id="1411807441">
              <w:marLeft w:val="0"/>
              <w:marRight w:val="0"/>
              <w:marTop w:val="0"/>
              <w:marBottom w:val="0"/>
              <w:divBdr>
                <w:top w:val="none" w:sz="0" w:space="0" w:color="auto"/>
                <w:left w:val="none" w:sz="0" w:space="0" w:color="auto"/>
                <w:bottom w:val="none" w:sz="0" w:space="0" w:color="auto"/>
                <w:right w:val="none" w:sz="0" w:space="0" w:color="auto"/>
              </w:divBdr>
            </w:div>
            <w:div w:id="203102787">
              <w:marLeft w:val="0"/>
              <w:marRight w:val="0"/>
              <w:marTop w:val="0"/>
              <w:marBottom w:val="0"/>
              <w:divBdr>
                <w:top w:val="none" w:sz="0" w:space="0" w:color="auto"/>
                <w:left w:val="none" w:sz="0" w:space="0" w:color="auto"/>
                <w:bottom w:val="none" w:sz="0" w:space="0" w:color="auto"/>
                <w:right w:val="none" w:sz="0" w:space="0" w:color="auto"/>
              </w:divBdr>
            </w:div>
            <w:div w:id="66533289">
              <w:marLeft w:val="0"/>
              <w:marRight w:val="0"/>
              <w:marTop w:val="0"/>
              <w:marBottom w:val="0"/>
              <w:divBdr>
                <w:top w:val="none" w:sz="0" w:space="0" w:color="auto"/>
                <w:left w:val="none" w:sz="0" w:space="0" w:color="auto"/>
                <w:bottom w:val="none" w:sz="0" w:space="0" w:color="auto"/>
                <w:right w:val="none" w:sz="0" w:space="0" w:color="auto"/>
              </w:divBdr>
            </w:div>
            <w:div w:id="1465345281">
              <w:marLeft w:val="0"/>
              <w:marRight w:val="0"/>
              <w:marTop w:val="0"/>
              <w:marBottom w:val="0"/>
              <w:divBdr>
                <w:top w:val="none" w:sz="0" w:space="0" w:color="auto"/>
                <w:left w:val="none" w:sz="0" w:space="0" w:color="auto"/>
                <w:bottom w:val="none" w:sz="0" w:space="0" w:color="auto"/>
                <w:right w:val="none" w:sz="0" w:space="0" w:color="auto"/>
              </w:divBdr>
            </w:div>
            <w:div w:id="2109885118">
              <w:marLeft w:val="0"/>
              <w:marRight w:val="0"/>
              <w:marTop w:val="0"/>
              <w:marBottom w:val="0"/>
              <w:divBdr>
                <w:top w:val="none" w:sz="0" w:space="0" w:color="auto"/>
                <w:left w:val="none" w:sz="0" w:space="0" w:color="auto"/>
                <w:bottom w:val="none" w:sz="0" w:space="0" w:color="auto"/>
                <w:right w:val="none" w:sz="0" w:space="0" w:color="auto"/>
              </w:divBdr>
            </w:div>
            <w:div w:id="2044164754">
              <w:marLeft w:val="0"/>
              <w:marRight w:val="0"/>
              <w:marTop w:val="0"/>
              <w:marBottom w:val="0"/>
              <w:divBdr>
                <w:top w:val="none" w:sz="0" w:space="0" w:color="auto"/>
                <w:left w:val="none" w:sz="0" w:space="0" w:color="auto"/>
                <w:bottom w:val="none" w:sz="0" w:space="0" w:color="auto"/>
                <w:right w:val="none" w:sz="0" w:space="0" w:color="auto"/>
              </w:divBdr>
            </w:div>
            <w:div w:id="1461455419">
              <w:marLeft w:val="0"/>
              <w:marRight w:val="0"/>
              <w:marTop w:val="0"/>
              <w:marBottom w:val="0"/>
              <w:divBdr>
                <w:top w:val="none" w:sz="0" w:space="0" w:color="auto"/>
                <w:left w:val="none" w:sz="0" w:space="0" w:color="auto"/>
                <w:bottom w:val="none" w:sz="0" w:space="0" w:color="auto"/>
                <w:right w:val="none" w:sz="0" w:space="0" w:color="auto"/>
              </w:divBdr>
            </w:div>
            <w:div w:id="2014838915">
              <w:marLeft w:val="0"/>
              <w:marRight w:val="0"/>
              <w:marTop w:val="0"/>
              <w:marBottom w:val="0"/>
              <w:divBdr>
                <w:top w:val="none" w:sz="0" w:space="0" w:color="auto"/>
                <w:left w:val="none" w:sz="0" w:space="0" w:color="auto"/>
                <w:bottom w:val="none" w:sz="0" w:space="0" w:color="auto"/>
                <w:right w:val="none" w:sz="0" w:space="0" w:color="auto"/>
              </w:divBdr>
            </w:div>
            <w:div w:id="630523646">
              <w:marLeft w:val="0"/>
              <w:marRight w:val="0"/>
              <w:marTop w:val="0"/>
              <w:marBottom w:val="0"/>
              <w:divBdr>
                <w:top w:val="none" w:sz="0" w:space="0" w:color="auto"/>
                <w:left w:val="none" w:sz="0" w:space="0" w:color="auto"/>
                <w:bottom w:val="none" w:sz="0" w:space="0" w:color="auto"/>
                <w:right w:val="none" w:sz="0" w:space="0" w:color="auto"/>
              </w:divBdr>
            </w:div>
            <w:div w:id="1284337658">
              <w:marLeft w:val="0"/>
              <w:marRight w:val="0"/>
              <w:marTop w:val="0"/>
              <w:marBottom w:val="0"/>
              <w:divBdr>
                <w:top w:val="none" w:sz="0" w:space="0" w:color="auto"/>
                <w:left w:val="none" w:sz="0" w:space="0" w:color="auto"/>
                <w:bottom w:val="none" w:sz="0" w:space="0" w:color="auto"/>
                <w:right w:val="none" w:sz="0" w:space="0" w:color="auto"/>
              </w:divBdr>
            </w:div>
            <w:div w:id="100611259">
              <w:marLeft w:val="0"/>
              <w:marRight w:val="0"/>
              <w:marTop w:val="0"/>
              <w:marBottom w:val="0"/>
              <w:divBdr>
                <w:top w:val="none" w:sz="0" w:space="0" w:color="auto"/>
                <w:left w:val="none" w:sz="0" w:space="0" w:color="auto"/>
                <w:bottom w:val="none" w:sz="0" w:space="0" w:color="auto"/>
                <w:right w:val="none" w:sz="0" w:space="0" w:color="auto"/>
              </w:divBdr>
            </w:div>
            <w:div w:id="1900551535">
              <w:marLeft w:val="0"/>
              <w:marRight w:val="0"/>
              <w:marTop w:val="0"/>
              <w:marBottom w:val="0"/>
              <w:divBdr>
                <w:top w:val="none" w:sz="0" w:space="0" w:color="auto"/>
                <w:left w:val="none" w:sz="0" w:space="0" w:color="auto"/>
                <w:bottom w:val="none" w:sz="0" w:space="0" w:color="auto"/>
                <w:right w:val="none" w:sz="0" w:space="0" w:color="auto"/>
              </w:divBdr>
            </w:div>
            <w:div w:id="1317997152">
              <w:marLeft w:val="0"/>
              <w:marRight w:val="0"/>
              <w:marTop w:val="0"/>
              <w:marBottom w:val="0"/>
              <w:divBdr>
                <w:top w:val="none" w:sz="0" w:space="0" w:color="auto"/>
                <w:left w:val="none" w:sz="0" w:space="0" w:color="auto"/>
                <w:bottom w:val="none" w:sz="0" w:space="0" w:color="auto"/>
                <w:right w:val="none" w:sz="0" w:space="0" w:color="auto"/>
              </w:divBdr>
            </w:div>
            <w:div w:id="504176318">
              <w:marLeft w:val="0"/>
              <w:marRight w:val="0"/>
              <w:marTop w:val="0"/>
              <w:marBottom w:val="0"/>
              <w:divBdr>
                <w:top w:val="none" w:sz="0" w:space="0" w:color="auto"/>
                <w:left w:val="none" w:sz="0" w:space="0" w:color="auto"/>
                <w:bottom w:val="none" w:sz="0" w:space="0" w:color="auto"/>
                <w:right w:val="none" w:sz="0" w:space="0" w:color="auto"/>
              </w:divBdr>
            </w:div>
            <w:div w:id="1930308">
              <w:marLeft w:val="0"/>
              <w:marRight w:val="0"/>
              <w:marTop w:val="0"/>
              <w:marBottom w:val="0"/>
              <w:divBdr>
                <w:top w:val="none" w:sz="0" w:space="0" w:color="auto"/>
                <w:left w:val="none" w:sz="0" w:space="0" w:color="auto"/>
                <w:bottom w:val="none" w:sz="0" w:space="0" w:color="auto"/>
                <w:right w:val="none" w:sz="0" w:space="0" w:color="auto"/>
              </w:divBdr>
            </w:div>
            <w:div w:id="1838500808">
              <w:marLeft w:val="0"/>
              <w:marRight w:val="0"/>
              <w:marTop w:val="0"/>
              <w:marBottom w:val="0"/>
              <w:divBdr>
                <w:top w:val="none" w:sz="0" w:space="0" w:color="auto"/>
                <w:left w:val="none" w:sz="0" w:space="0" w:color="auto"/>
                <w:bottom w:val="none" w:sz="0" w:space="0" w:color="auto"/>
                <w:right w:val="none" w:sz="0" w:space="0" w:color="auto"/>
              </w:divBdr>
            </w:div>
            <w:div w:id="1246839706">
              <w:marLeft w:val="0"/>
              <w:marRight w:val="0"/>
              <w:marTop w:val="0"/>
              <w:marBottom w:val="0"/>
              <w:divBdr>
                <w:top w:val="none" w:sz="0" w:space="0" w:color="auto"/>
                <w:left w:val="none" w:sz="0" w:space="0" w:color="auto"/>
                <w:bottom w:val="none" w:sz="0" w:space="0" w:color="auto"/>
                <w:right w:val="none" w:sz="0" w:space="0" w:color="auto"/>
              </w:divBdr>
            </w:div>
            <w:div w:id="81610200">
              <w:marLeft w:val="0"/>
              <w:marRight w:val="0"/>
              <w:marTop w:val="0"/>
              <w:marBottom w:val="0"/>
              <w:divBdr>
                <w:top w:val="none" w:sz="0" w:space="0" w:color="auto"/>
                <w:left w:val="none" w:sz="0" w:space="0" w:color="auto"/>
                <w:bottom w:val="none" w:sz="0" w:space="0" w:color="auto"/>
                <w:right w:val="none" w:sz="0" w:space="0" w:color="auto"/>
              </w:divBdr>
            </w:div>
            <w:div w:id="368771730">
              <w:marLeft w:val="0"/>
              <w:marRight w:val="0"/>
              <w:marTop w:val="0"/>
              <w:marBottom w:val="0"/>
              <w:divBdr>
                <w:top w:val="none" w:sz="0" w:space="0" w:color="auto"/>
                <w:left w:val="none" w:sz="0" w:space="0" w:color="auto"/>
                <w:bottom w:val="none" w:sz="0" w:space="0" w:color="auto"/>
                <w:right w:val="none" w:sz="0" w:space="0" w:color="auto"/>
              </w:divBdr>
            </w:div>
            <w:div w:id="703336387">
              <w:marLeft w:val="0"/>
              <w:marRight w:val="0"/>
              <w:marTop w:val="0"/>
              <w:marBottom w:val="0"/>
              <w:divBdr>
                <w:top w:val="none" w:sz="0" w:space="0" w:color="auto"/>
                <w:left w:val="none" w:sz="0" w:space="0" w:color="auto"/>
                <w:bottom w:val="none" w:sz="0" w:space="0" w:color="auto"/>
                <w:right w:val="none" w:sz="0" w:space="0" w:color="auto"/>
              </w:divBdr>
            </w:div>
            <w:div w:id="925311997">
              <w:marLeft w:val="0"/>
              <w:marRight w:val="0"/>
              <w:marTop w:val="0"/>
              <w:marBottom w:val="0"/>
              <w:divBdr>
                <w:top w:val="none" w:sz="0" w:space="0" w:color="auto"/>
                <w:left w:val="none" w:sz="0" w:space="0" w:color="auto"/>
                <w:bottom w:val="none" w:sz="0" w:space="0" w:color="auto"/>
                <w:right w:val="none" w:sz="0" w:space="0" w:color="auto"/>
              </w:divBdr>
            </w:div>
            <w:div w:id="590162285">
              <w:marLeft w:val="0"/>
              <w:marRight w:val="0"/>
              <w:marTop w:val="0"/>
              <w:marBottom w:val="0"/>
              <w:divBdr>
                <w:top w:val="none" w:sz="0" w:space="0" w:color="auto"/>
                <w:left w:val="none" w:sz="0" w:space="0" w:color="auto"/>
                <w:bottom w:val="none" w:sz="0" w:space="0" w:color="auto"/>
                <w:right w:val="none" w:sz="0" w:space="0" w:color="auto"/>
              </w:divBdr>
            </w:div>
            <w:div w:id="1309557701">
              <w:marLeft w:val="0"/>
              <w:marRight w:val="0"/>
              <w:marTop w:val="0"/>
              <w:marBottom w:val="0"/>
              <w:divBdr>
                <w:top w:val="none" w:sz="0" w:space="0" w:color="auto"/>
                <w:left w:val="none" w:sz="0" w:space="0" w:color="auto"/>
                <w:bottom w:val="none" w:sz="0" w:space="0" w:color="auto"/>
                <w:right w:val="none" w:sz="0" w:space="0" w:color="auto"/>
              </w:divBdr>
            </w:div>
            <w:div w:id="1993824749">
              <w:marLeft w:val="0"/>
              <w:marRight w:val="0"/>
              <w:marTop w:val="0"/>
              <w:marBottom w:val="0"/>
              <w:divBdr>
                <w:top w:val="none" w:sz="0" w:space="0" w:color="auto"/>
                <w:left w:val="none" w:sz="0" w:space="0" w:color="auto"/>
                <w:bottom w:val="none" w:sz="0" w:space="0" w:color="auto"/>
                <w:right w:val="none" w:sz="0" w:space="0" w:color="auto"/>
              </w:divBdr>
            </w:div>
            <w:div w:id="204415367">
              <w:marLeft w:val="0"/>
              <w:marRight w:val="0"/>
              <w:marTop w:val="0"/>
              <w:marBottom w:val="0"/>
              <w:divBdr>
                <w:top w:val="none" w:sz="0" w:space="0" w:color="auto"/>
                <w:left w:val="none" w:sz="0" w:space="0" w:color="auto"/>
                <w:bottom w:val="none" w:sz="0" w:space="0" w:color="auto"/>
                <w:right w:val="none" w:sz="0" w:space="0" w:color="auto"/>
              </w:divBdr>
            </w:div>
            <w:div w:id="1491166640">
              <w:marLeft w:val="0"/>
              <w:marRight w:val="0"/>
              <w:marTop w:val="0"/>
              <w:marBottom w:val="0"/>
              <w:divBdr>
                <w:top w:val="none" w:sz="0" w:space="0" w:color="auto"/>
                <w:left w:val="none" w:sz="0" w:space="0" w:color="auto"/>
                <w:bottom w:val="none" w:sz="0" w:space="0" w:color="auto"/>
                <w:right w:val="none" w:sz="0" w:space="0" w:color="auto"/>
              </w:divBdr>
            </w:div>
            <w:div w:id="708145012">
              <w:marLeft w:val="0"/>
              <w:marRight w:val="0"/>
              <w:marTop w:val="0"/>
              <w:marBottom w:val="0"/>
              <w:divBdr>
                <w:top w:val="none" w:sz="0" w:space="0" w:color="auto"/>
                <w:left w:val="none" w:sz="0" w:space="0" w:color="auto"/>
                <w:bottom w:val="none" w:sz="0" w:space="0" w:color="auto"/>
                <w:right w:val="none" w:sz="0" w:space="0" w:color="auto"/>
              </w:divBdr>
            </w:div>
            <w:div w:id="1779913611">
              <w:marLeft w:val="0"/>
              <w:marRight w:val="0"/>
              <w:marTop w:val="0"/>
              <w:marBottom w:val="0"/>
              <w:divBdr>
                <w:top w:val="none" w:sz="0" w:space="0" w:color="auto"/>
                <w:left w:val="none" w:sz="0" w:space="0" w:color="auto"/>
                <w:bottom w:val="none" w:sz="0" w:space="0" w:color="auto"/>
                <w:right w:val="none" w:sz="0" w:space="0" w:color="auto"/>
              </w:divBdr>
            </w:div>
            <w:div w:id="666983048">
              <w:marLeft w:val="0"/>
              <w:marRight w:val="0"/>
              <w:marTop w:val="0"/>
              <w:marBottom w:val="0"/>
              <w:divBdr>
                <w:top w:val="none" w:sz="0" w:space="0" w:color="auto"/>
                <w:left w:val="none" w:sz="0" w:space="0" w:color="auto"/>
                <w:bottom w:val="none" w:sz="0" w:space="0" w:color="auto"/>
                <w:right w:val="none" w:sz="0" w:space="0" w:color="auto"/>
              </w:divBdr>
            </w:div>
            <w:div w:id="883836892">
              <w:marLeft w:val="0"/>
              <w:marRight w:val="0"/>
              <w:marTop w:val="0"/>
              <w:marBottom w:val="0"/>
              <w:divBdr>
                <w:top w:val="none" w:sz="0" w:space="0" w:color="auto"/>
                <w:left w:val="none" w:sz="0" w:space="0" w:color="auto"/>
                <w:bottom w:val="none" w:sz="0" w:space="0" w:color="auto"/>
                <w:right w:val="none" w:sz="0" w:space="0" w:color="auto"/>
              </w:divBdr>
            </w:div>
            <w:div w:id="1458135638">
              <w:marLeft w:val="0"/>
              <w:marRight w:val="0"/>
              <w:marTop w:val="0"/>
              <w:marBottom w:val="0"/>
              <w:divBdr>
                <w:top w:val="none" w:sz="0" w:space="0" w:color="auto"/>
                <w:left w:val="none" w:sz="0" w:space="0" w:color="auto"/>
                <w:bottom w:val="none" w:sz="0" w:space="0" w:color="auto"/>
                <w:right w:val="none" w:sz="0" w:space="0" w:color="auto"/>
              </w:divBdr>
            </w:div>
            <w:div w:id="863709929">
              <w:marLeft w:val="0"/>
              <w:marRight w:val="0"/>
              <w:marTop w:val="0"/>
              <w:marBottom w:val="0"/>
              <w:divBdr>
                <w:top w:val="none" w:sz="0" w:space="0" w:color="auto"/>
                <w:left w:val="none" w:sz="0" w:space="0" w:color="auto"/>
                <w:bottom w:val="none" w:sz="0" w:space="0" w:color="auto"/>
                <w:right w:val="none" w:sz="0" w:space="0" w:color="auto"/>
              </w:divBdr>
            </w:div>
            <w:div w:id="1288242587">
              <w:marLeft w:val="0"/>
              <w:marRight w:val="0"/>
              <w:marTop w:val="0"/>
              <w:marBottom w:val="0"/>
              <w:divBdr>
                <w:top w:val="none" w:sz="0" w:space="0" w:color="auto"/>
                <w:left w:val="none" w:sz="0" w:space="0" w:color="auto"/>
                <w:bottom w:val="none" w:sz="0" w:space="0" w:color="auto"/>
                <w:right w:val="none" w:sz="0" w:space="0" w:color="auto"/>
              </w:divBdr>
            </w:div>
            <w:div w:id="564607256">
              <w:marLeft w:val="0"/>
              <w:marRight w:val="0"/>
              <w:marTop w:val="0"/>
              <w:marBottom w:val="0"/>
              <w:divBdr>
                <w:top w:val="none" w:sz="0" w:space="0" w:color="auto"/>
                <w:left w:val="none" w:sz="0" w:space="0" w:color="auto"/>
                <w:bottom w:val="none" w:sz="0" w:space="0" w:color="auto"/>
                <w:right w:val="none" w:sz="0" w:space="0" w:color="auto"/>
              </w:divBdr>
            </w:div>
            <w:div w:id="1999380401">
              <w:marLeft w:val="0"/>
              <w:marRight w:val="0"/>
              <w:marTop w:val="0"/>
              <w:marBottom w:val="0"/>
              <w:divBdr>
                <w:top w:val="none" w:sz="0" w:space="0" w:color="auto"/>
                <w:left w:val="none" w:sz="0" w:space="0" w:color="auto"/>
                <w:bottom w:val="none" w:sz="0" w:space="0" w:color="auto"/>
                <w:right w:val="none" w:sz="0" w:space="0" w:color="auto"/>
              </w:divBdr>
            </w:div>
            <w:div w:id="1367608752">
              <w:marLeft w:val="0"/>
              <w:marRight w:val="0"/>
              <w:marTop w:val="0"/>
              <w:marBottom w:val="0"/>
              <w:divBdr>
                <w:top w:val="none" w:sz="0" w:space="0" w:color="auto"/>
                <w:left w:val="none" w:sz="0" w:space="0" w:color="auto"/>
                <w:bottom w:val="none" w:sz="0" w:space="0" w:color="auto"/>
                <w:right w:val="none" w:sz="0" w:space="0" w:color="auto"/>
              </w:divBdr>
            </w:div>
            <w:div w:id="928201661">
              <w:marLeft w:val="0"/>
              <w:marRight w:val="0"/>
              <w:marTop w:val="0"/>
              <w:marBottom w:val="0"/>
              <w:divBdr>
                <w:top w:val="none" w:sz="0" w:space="0" w:color="auto"/>
                <w:left w:val="none" w:sz="0" w:space="0" w:color="auto"/>
                <w:bottom w:val="none" w:sz="0" w:space="0" w:color="auto"/>
                <w:right w:val="none" w:sz="0" w:space="0" w:color="auto"/>
              </w:divBdr>
            </w:div>
            <w:div w:id="1847741796">
              <w:marLeft w:val="0"/>
              <w:marRight w:val="0"/>
              <w:marTop w:val="0"/>
              <w:marBottom w:val="0"/>
              <w:divBdr>
                <w:top w:val="none" w:sz="0" w:space="0" w:color="auto"/>
                <w:left w:val="none" w:sz="0" w:space="0" w:color="auto"/>
                <w:bottom w:val="none" w:sz="0" w:space="0" w:color="auto"/>
                <w:right w:val="none" w:sz="0" w:space="0" w:color="auto"/>
              </w:divBdr>
            </w:div>
            <w:div w:id="309943317">
              <w:marLeft w:val="0"/>
              <w:marRight w:val="0"/>
              <w:marTop w:val="0"/>
              <w:marBottom w:val="0"/>
              <w:divBdr>
                <w:top w:val="none" w:sz="0" w:space="0" w:color="auto"/>
                <w:left w:val="none" w:sz="0" w:space="0" w:color="auto"/>
                <w:bottom w:val="none" w:sz="0" w:space="0" w:color="auto"/>
                <w:right w:val="none" w:sz="0" w:space="0" w:color="auto"/>
              </w:divBdr>
            </w:div>
            <w:div w:id="769665397">
              <w:marLeft w:val="0"/>
              <w:marRight w:val="0"/>
              <w:marTop w:val="0"/>
              <w:marBottom w:val="0"/>
              <w:divBdr>
                <w:top w:val="none" w:sz="0" w:space="0" w:color="auto"/>
                <w:left w:val="none" w:sz="0" w:space="0" w:color="auto"/>
                <w:bottom w:val="none" w:sz="0" w:space="0" w:color="auto"/>
                <w:right w:val="none" w:sz="0" w:space="0" w:color="auto"/>
              </w:divBdr>
            </w:div>
            <w:div w:id="199634593">
              <w:marLeft w:val="0"/>
              <w:marRight w:val="0"/>
              <w:marTop w:val="0"/>
              <w:marBottom w:val="0"/>
              <w:divBdr>
                <w:top w:val="none" w:sz="0" w:space="0" w:color="auto"/>
                <w:left w:val="none" w:sz="0" w:space="0" w:color="auto"/>
                <w:bottom w:val="none" w:sz="0" w:space="0" w:color="auto"/>
                <w:right w:val="none" w:sz="0" w:space="0" w:color="auto"/>
              </w:divBdr>
            </w:div>
            <w:div w:id="1811555426">
              <w:marLeft w:val="0"/>
              <w:marRight w:val="0"/>
              <w:marTop w:val="0"/>
              <w:marBottom w:val="0"/>
              <w:divBdr>
                <w:top w:val="none" w:sz="0" w:space="0" w:color="auto"/>
                <w:left w:val="none" w:sz="0" w:space="0" w:color="auto"/>
                <w:bottom w:val="none" w:sz="0" w:space="0" w:color="auto"/>
                <w:right w:val="none" w:sz="0" w:space="0" w:color="auto"/>
              </w:divBdr>
            </w:div>
            <w:div w:id="1499542472">
              <w:marLeft w:val="0"/>
              <w:marRight w:val="0"/>
              <w:marTop w:val="0"/>
              <w:marBottom w:val="0"/>
              <w:divBdr>
                <w:top w:val="none" w:sz="0" w:space="0" w:color="auto"/>
                <w:left w:val="none" w:sz="0" w:space="0" w:color="auto"/>
                <w:bottom w:val="none" w:sz="0" w:space="0" w:color="auto"/>
                <w:right w:val="none" w:sz="0" w:space="0" w:color="auto"/>
              </w:divBdr>
            </w:div>
            <w:div w:id="174537852">
              <w:marLeft w:val="0"/>
              <w:marRight w:val="0"/>
              <w:marTop w:val="0"/>
              <w:marBottom w:val="0"/>
              <w:divBdr>
                <w:top w:val="none" w:sz="0" w:space="0" w:color="auto"/>
                <w:left w:val="none" w:sz="0" w:space="0" w:color="auto"/>
                <w:bottom w:val="none" w:sz="0" w:space="0" w:color="auto"/>
                <w:right w:val="none" w:sz="0" w:space="0" w:color="auto"/>
              </w:divBdr>
            </w:div>
            <w:div w:id="222058257">
              <w:marLeft w:val="0"/>
              <w:marRight w:val="0"/>
              <w:marTop w:val="0"/>
              <w:marBottom w:val="0"/>
              <w:divBdr>
                <w:top w:val="none" w:sz="0" w:space="0" w:color="auto"/>
                <w:left w:val="none" w:sz="0" w:space="0" w:color="auto"/>
                <w:bottom w:val="none" w:sz="0" w:space="0" w:color="auto"/>
                <w:right w:val="none" w:sz="0" w:space="0" w:color="auto"/>
              </w:divBdr>
            </w:div>
            <w:div w:id="1392003785">
              <w:marLeft w:val="0"/>
              <w:marRight w:val="0"/>
              <w:marTop w:val="0"/>
              <w:marBottom w:val="0"/>
              <w:divBdr>
                <w:top w:val="none" w:sz="0" w:space="0" w:color="auto"/>
                <w:left w:val="none" w:sz="0" w:space="0" w:color="auto"/>
                <w:bottom w:val="none" w:sz="0" w:space="0" w:color="auto"/>
                <w:right w:val="none" w:sz="0" w:space="0" w:color="auto"/>
              </w:divBdr>
            </w:div>
            <w:div w:id="511914311">
              <w:marLeft w:val="0"/>
              <w:marRight w:val="0"/>
              <w:marTop w:val="0"/>
              <w:marBottom w:val="0"/>
              <w:divBdr>
                <w:top w:val="none" w:sz="0" w:space="0" w:color="auto"/>
                <w:left w:val="none" w:sz="0" w:space="0" w:color="auto"/>
                <w:bottom w:val="none" w:sz="0" w:space="0" w:color="auto"/>
                <w:right w:val="none" w:sz="0" w:space="0" w:color="auto"/>
              </w:divBdr>
            </w:div>
            <w:div w:id="10307095">
              <w:marLeft w:val="0"/>
              <w:marRight w:val="0"/>
              <w:marTop w:val="0"/>
              <w:marBottom w:val="0"/>
              <w:divBdr>
                <w:top w:val="none" w:sz="0" w:space="0" w:color="auto"/>
                <w:left w:val="none" w:sz="0" w:space="0" w:color="auto"/>
                <w:bottom w:val="none" w:sz="0" w:space="0" w:color="auto"/>
                <w:right w:val="none" w:sz="0" w:space="0" w:color="auto"/>
              </w:divBdr>
            </w:div>
            <w:div w:id="231543480">
              <w:marLeft w:val="0"/>
              <w:marRight w:val="0"/>
              <w:marTop w:val="0"/>
              <w:marBottom w:val="0"/>
              <w:divBdr>
                <w:top w:val="none" w:sz="0" w:space="0" w:color="auto"/>
                <w:left w:val="none" w:sz="0" w:space="0" w:color="auto"/>
                <w:bottom w:val="none" w:sz="0" w:space="0" w:color="auto"/>
                <w:right w:val="none" w:sz="0" w:space="0" w:color="auto"/>
              </w:divBdr>
            </w:div>
            <w:div w:id="723413311">
              <w:marLeft w:val="0"/>
              <w:marRight w:val="0"/>
              <w:marTop w:val="0"/>
              <w:marBottom w:val="0"/>
              <w:divBdr>
                <w:top w:val="none" w:sz="0" w:space="0" w:color="auto"/>
                <w:left w:val="none" w:sz="0" w:space="0" w:color="auto"/>
                <w:bottom w:val="none" w:sz="0" w:space="0" w:color="auto"/>
                <w:right w:val="none" w:sz="0" w:space="0" w:color="auto"/>
              </w:divBdr>
            </w:div>
            <w:div w:id="1011224696">
              <w:marLeft w:val="0"/>
              <w:marRight w:val="0"/>
              <w:marTop w:val="0"/>
              <w:marBottom w:val="0"/>
              <w:divBdr>
                <w:top w:val="none" w:sz="0" w:space="0" w:color="auto"/>
                <w:left w:val="none" w:sz="0" w:space="0" w:color="auto"/>
                <w:bottom w:val="none" w:sz="0" w:space="0" w:color="auto"/>
                <w:right w:val="none" w:sz="0" w:space="0" w:color="auto"/>
              </w:divBdr>
            </w:div>
            <w:div w:id="1509976515">
              <w:marLeft w:val="0"/>
              <w:marRight w:val="0"/>
              <w:marTop w:val="0"/>
              <w:marBottom w:val="0"/>
              <w:divBdr>
                <w:top w:val="none" w:sz="0" w:space="0" w:color="auto"/>
                <w:left w:val="none" w:sz="0" w:space="0" w:color="auto"/>
                <w:bottom w:val="none" w:sz="0" w:space="0" w:color="auto"/>
                <w:right w:val="none" w:sz="0" w:space="0" w:color="auto"/>
              </w:divBdr>
            </w:div>
            <w:div w:id="2023625391">
              <w:marLeft w:val="0"/>
              <w:marRight w:val="0"/>
              <w:marTop w:val="0"/>
              <w:marBottom w:val="0"/>
              <w:divBdr>
                <w:top w:val="none" w:sz="0" w:space="0" w:color="auto"/>
                <w:left w:val="none" w:sz="0" w:space="0" w:color="auto"/>
                <w:bottom w:val="none" w:sz="0" w:space="0" w:color="auto"/>
                <w:right w:val="none" w:sz="0" w:space="0" w:color="auto"/>
              </w:divBdr>
            </w:div>
            <w:div w:id="1296259982">
              <w:marLeft w:val="0"/>
              <w:marRight w:val="0"/>
              <w:marTop w:val="0"/>
              <w:marBottom w:val="0"/>
              <w:divBdr>
                <w:top w:val="none" w:sz="0" w:space="0" w:color="auto"/>
                <w:left w:val="none" w:sz="0" w:space="0" w:color="auto"/>
                <w:bottom w:val="none" w:sz="0" w:space="0" w:color="auto"/>
                <w:right w:val="none" w:sz="0" w:space="0" w:color="auto"/>
              </w:divBdr>
            </w:div>
            <w:div w:id="1848641008">
              <w:marLeft w:val="0"/>
              <w:marRight w:val="0"/>
              <w:marTop w:val="0"/>
              <w:marBottom w:val="0"/>
              <w:divBdr>
                <w:top w:val="none" w:sz="0" w:space="0" w:color="auto"/>
                <w:left w:val="none" w:sz="0" w:space="0" w:color="auto"/>
                <w:bottom w:val="none" w:sz="0" w:space="0" w:color="auto"/>
                <w:right w:val="none" w:sz="0" w:space="0" w:color="auto"/>
              </w:divBdr>
            </w:div>
            <w:div w:id="1267274605">
              <w:marLeft w:val="0"/>
              <w:marRight w:val="0"/>
              <w:marTop w:val="0"/>
              <w:marBottom w:val="0"/>
              <w:divBdr>
                <w:top w:val="none" w:sz="0" w:space="0" w:color="auto"/>
                <w:left w:val="none" w:sz="0" w:space="0" w:color="auto"/>
                <w:bottom w:val="none" w:sz="0" w:space="0" w:color="auto"/>
                <w:right w:val="none" w:sz="0" w:space="0" w:color="auto"/>
              </w:divBdr>
            </w:div>
            <w:div w:id="968971725">
              <w:marLeft w:val="0"/>
              <w:marRight w:val="0"/>
              <w:marTop w:val="0"/>
              <w:marBottom w:val="0"/>
              <w:divBdr>
                <w:top w:val="none" w:sz="0" w:space="0" w:color="auto"/>
                <w:left w:val="none" w:sz="0" w:space="0" w:color="auto"/>
                <w:bottom w:val="none" w:sz="0" w:space="0" w:color="auto"/>
                <w:right w:val="none" w:sz="0" w:space="0" w:color="auto"/>
              </w:divBdr>
            </w:div>
            <w:div w:id="721296311">
              <w:marLeft w:val="0"/>
              <w:marRight w:val="0"/>
              <w:marTop w:val="0"/>
              <w:marBottom w:val="0"/>
              <w:divBdr>
                <w:top w:val="none" w:sz="0" w:space="0" w:color="auto"/>
                <w:left w:val="none" w:sz="0" w:space="0" w:color="auto"/>
                <w:bottom w:val="none" w:sz="0" w:space="0" w:color="auto"/>
                <w:right w:val="none" w:sz="0" w:space="0" w:color="auto"/>
              </w:divBdr>
            </w:div>
            <w:div w:id="1422262413">
              <w:marLeft w:val="0"/>
              <w:marRight w:val="0"/>
              <w:marTop w:val="0"/>
              <w:marBottom w:val="0"/>
              <w:divBdr>
                <w:top w:val="none" w:sz="0" w:space="0" w:color="auto"/>
                <w:left w:val="none" w:sz="0" w:space="0" w:color="auto"/>
                <w:bottom w:val="none" w:sz="0" w:space="0" w:color="auto"/>
                <w:right w:val="none" w:sz="0" w:space="0" w:color="auto"/>
              </w:divBdr>
            </w:div>
            <w:div w:id="786319162">
              <w:marLeft w:val="0"/>
              <w:marRight w:val="0"/>
              <w:marTop w:val="0"/>
              <w:marBottom w:val="0"/>
              <w:divBdr>
                <w:top w:val="none" w:sz="0" w:space="0" w:color="auto"/>
                <w:left w:val="none" w:sz="0" w:space="0" w:color="auto"/>
                <w:bottom w:val="none" w:sz="0" w:space="0" w:color="auto"/>
                <w:right w:val="none" w:sz="0" w:space="0" w:color="auto"/>
              </w:divBdr>
            </w:div>
            <w:div w:id="709961671">
              <w:marLeft w:val="0"/>
              <w:marRight w:val="0"/>
              <w:marTop w:val="0"/>
              <w:marBottom w:val="0"/>
              <w:divBdr>
                <w:top w:val="none" w:sz="0" w:space="0" w:color="auto"/>
                <w:left w:val="none" w:sz="0" w:space="0" w:color="auto"/>
                <w:bottom w:val="none" w:sz="0" w:space="0" w:color="auto"/>
                <w:right w:val="none" w:sz="0" w:space="0" w:color="auto"/>
              </w:divBdr>
            </w:div>
            <w:div w:id="322397596">
              <w:marLeft w:val="0"/>
              <w:marRight w:val="0"/>
              <w:marTop w:val="0"/>
              <w:marBottom w:val="0"/>
              <w:divBdr>
                <w:top w:val="none" w:sz="0" w:space="0" w:color="auto"/>
                <w:left w:val="none" w:sz="0" w:space="0" w:color="auto"/>
                <w:bottom w:val="none" w:sz="0" w:space="0" w:color="auto"/>
                <w:right w:val="none" w:sz="0" w:space="0" w:color="auto"/>
              </w:divBdr>
            </w:div>
            <w:div w:id="1171146175">
              <w:marLeft w:val="0"/>
              <w:marRight w:val="0"/>
              <w:marTop w:val="0"/>
              <w:marBottom w:val="0"/>
              <w:divBdr>
                <w:top w:val="none" w:sz="0" w:space="0" w:color="auto"/>
                <w:left w:val="none" w:sz="0" w:space="0" w:color="auto"/>
                <w:bottom w:val="none" w:sz="0" w:space="0" w:color="auto"/>
                <w:right w:val="none" w:sz="0" w:space="0" w:color="auto"/>
              </w:divBdr>
            </w:div>
            <w:div w:id="1007441222">
              <w:marLeft w:val="0"/>
              <w:marRight w:val="0"/>
              <w:marTop w:val="0"/>
              <w:marBottom w:val="0"/>
              <w:divBdr>
                <w:top w:val="none" w:sz="0" w:space="0" w:color="auto"/>
                <w:left w:val="none" w:sz="0" w:space="0" w:color="auto"/>
                <w:bottom w:val="none" w:sz="0" w:space="0" w:color="auto"/>
                <w:right w:val="none" w:sz="0" w:space="0" w:color="auto"/>
              </w:divBdr>
            </w:div>
            <w:div w:id="219367402">
              <w:marLeft w:val="0"/>
              <w:marRight w:val="0"/>
              <w:marTop w:val="0"/>
              <w:marBottom w:val="0"/>
              <w:divBdr>
                <w:top w:val="none" w:sz="0" w:space="0" w:color="auto"/>
                <w:left w:val="none" w:sz="0" w:space="0" w:color="auto"/>
                <w:bottom w:val="none" w:sz="0" w:space="0" w:color="auto"/>
                <w:right w:val="none" w:sz="0" w:space="0" w:color="auto"/>
              </w:divBdr>
            </w:div>
            <w:div w:id="208684967">
              <w:marLeft w:val="0"/>
              <w:marRight w:val="0"/>
              <w:marTop w:val="0"/>
              <w:marBottom w:val="0"/>
              <w:divBdr>
                <w:top w:val="none" w:sz="0" w:space="0" w:color="auto"/>
                <w:left w:val="none" w:sz="0" w:space="0" w:color="auto"/>
                <w:bottom w:val="none" w:sz="0" w:space="0" w:color="auto"/>
                <w:right w:val="none" w:sz="0" w:space="0" w:color="auto"/>
              </w:divBdr>
            </w:div>
            <w:div w:id="2071340866">
              <w:marLeft w:val="0"/>
              <w:marRight w:val="0"/>
              <w:marTop w:val="0"/>
              <w:marBottom w:val="0"/>
              <w:divBdr>
                <w:top w:val="none" w:sz="0" w:space="0" w:color="auto"/>
                <w:left w:val="none" w:sz="0" w:space="0" w:color="auto"/>
                <w:bottom w:val="none" w:sz="0" w:space="0" w:color="auto"/>
                <w:right w:val="none" w:sz="0" w:space="0" w:color="auto"/>
              </w:divBdr>
            </w:div>
            <w:div w:id="622469264">
              <w:marLeft w:val="0"/>
              <w:marRight w:val="0"/>
              <w:marTop w:val="0"/>
              <w:marBottom w:val="0"/>
              <w:divBdr>
                <w:top w:val="none" w:sz="0" w:space="0" w:color="auto"/>
                <w:left w:val="none" w:sz="0" w:space="0" w:color="auto"/>
                <w:bottom w:val="none" w:sz="0" w:space="0" w:color="auto"/>
                <w:right w:val="none" w:sz="0" w:space="0" w:color="auto"/>
              </w:divBdr>
            </w:div>
            <w:div w:id="1315641135">
              <w:marLeft w:val="0"/>
              <w:marRight w:val="0"/>
              <w:marTop w:val="0"/>
              <w:marBottom w:val="0"/>
              <w:divBdr>
                <w:top w:val="none" w:sz="0" w:space="0" w:color="auto"/>
                <w:left w:val="none" w:sz="0" w:space="0" w:color="auto"/>
                <w:bottom w:val="none" w:sz="0" w:space="0" w:color="auto"/>
                <w:right w:val="none" w:sz="0" w:space="0" w:color="auto"/>
              </w:divBdr>
            </w:div>
            <w:div w:id="1997218511">
              <w:marLeft w:val="0"/>
              <w:marRight w:val="0"/>
              <w:marTop w:val="0"/>
              <w:marBottom w:val="0"/>
              <w:divBdr>
                <w:top w:val="none" w:sz="0" w:space="0" w:color="auto"/>
                <w:left w:val="none" w:sz="0" w:space="0" w:color="auto"/>
                <w:bottom w:val="none" w:sz="0" w:space="0" w:color="auto"/>
                <w:right w:val="none" w:sz="0" w:space="0" w:color="auto"/>
              </w:divBdr>
            </w:div>
            <w:div w:id="8336066">
              <w:marLeft w:val="0"/>
              <w:marRight w:val="0"/>
              <w:marTop w:val="0"/>
              <w:marBottom w:val="0"/>
              <w:divBdr>
                <w:top w:val="none" w:sz="0" w:space="0" w:color="auto"/>
                <w:left w:val="none" w:sz="0" w:space="0" w:color="auto"/>
                <w:bottom w:val="none" w:sz="0" w:space="0" w:color="auto"/>
                <w:right w:val="none" w:sz="0" w:space="0" w:color="auto"/>
              </w:divBdr>
            </w:div>
            <w:div w:id="1497918891">
              <w:marLeft w:val="0"/>
              <w:marRight w:val="0"/>
              <w:marTop w:val="0"/>
              <w:marBottom w:val="0"/>
              <w:divBdr>
                <w:top w:val="none" w:sz="0" w:space="0" w:color="auto"/>
                <w:left w:val="none" w:sz="0" w:space="0" w:color="auto"/>
                <w:bottom w:val="none" w:sz="0" w:space="0" w:color="auto"/>
                <w:right w:val="none" w:sz="0" w:space="0" w:color="auto"/>
              </w:divBdr>
            </w:div>
            <w:div w:id="1489782014">
              <w:marLeft w:val="0"/>
              <w:marRight w:val="0"/>
              <w:marTop w:val="0"/>
              <w:marBottom w:val="0"/>
              <w:divBdr>
                <w:top w:val="none" w:sz="0" w:space="0" w:color="auto"/>
                <w:left w:val="none" w:sz="0" w:space="0" w:color="auto"/>
                <w:bottom w:val="none" w:sz="0" w:space="0" w:color="auto"/>
                <w:right w:val="none" w:sz="0" w:space="0" w:color="auto"/>
              </w:divBdr>
            </w:div>
            <w:div w:id="1424105848">
              <w:marLeft w:val="0"/>
              <w:marRight w:val="0"/>
              <w:marTop w:val="0"/>
              <w:marBottom w:val="0"/>
              <w:divBdr>
                <w:top w:val="none" w:sz="0" w:space="0" w:color="auto"/>
                <w:left w:val="none" w:sz="0" w:space="0" w:color="auto"/>
                <w:bottom w:val="none" w:sz="0" w:space="0" w:color="auto"/>
                <w:right w:val="none" w:sz="0" w:space="0" w:color="auto"/>
              </w:divBdr>
            </w:div>
            <w:div w:id="451479871">
              <w:marLeft w:val="0"/>
              <w:marRight w:val="0"/>
              <w:marTop w:val="0"/>
              <w:marBottom w:val="0"/>
              <w:divBdr>
                <w:top w:val="none" w:sz="0" w:space="0" w:color="auto"/>
                <w:left w:val="none" w:sz="0" w:space="0" w:color="auto"/>
                <w:bottom w:val="none" w:sz="0" w:space="0" w:color="auto"/>
                <w:right w:val="none" w:sz="0" w:space="0" w:color="auto"/>
              </w:divBdr>
            </w:div>
            <w:div w:id="1259370660">
              <w:marLeft w:val="0"/>
              <w:marRight w:val="0"/>
              <w:marTop w:val="0"/>
              <w:marBottom w:val="0"/>
              <w:divBdr>
                <w:top w:val="none" w:sz="0" w:space="0" w:color="auto"/>
                <w:left w:val="none" w:sz="0" w:space="0" w:color="auto"/>
                <w:bottom w:val="none" w:sz="0" w:space="0" w:color="auto"/>
                <w:right w:val="none" w:sz="0" w:space="0" w:color="auto"/>
              </w:divBdr>
            </w:div>
            <w:div w:id="1236628693">
              <w:marLeft w:val="0"/>
              <w:marRight w:val="0"/>
              <w:marTop w:val="0"/>
              <w:marBottom w:val="0"/>
              <w:divBdr>
                <w:top w:val="none" w:sz="0" w:space="0" w:color="auto"/>
                <w:left w:val="none" w:sz="0" w:space="0" w:color="auto"/>
                <w:bottom w:val="none" w:sz="0" w:space="0" w:color="auto"/>
                <w:right w:val="none" w:sz="0" w:space="0" w:color="auto"/>
              </w:divBdr>
            </w:div>
            <w:div w:id="723261976">
              <w:marLeft w:val="0"/>
              <w:marRight w:val="0"/>
              <w:marTop w:val="0"/>
              <w:marBottom w:val="0"/>
              <w:divBdr>
                <w:top w:val="none" w:sz="0" w:space="0" w:color="auto"/>
                <w:left w:val="none" w:sz="0" w:space="0" w:color="auto"/>
                <w:bottom w:val="none" w:sz="0" w:space="0" w:color="auto"/>
                <w:right w:val="none" w:sz="0" w:space="0" w:color="auto"/>
              </w:divBdr>
            </w:div>
            <w:div w:id="538055729">
              <w:marLeft w:val="0"/>
              <w:marRight w:val="0"/>
              <w:marTop w:val="0"/>
              <w:marBottom w:val="0"/>
              <w:divBdr>
                <w:top w:val="none" w:sz="0" w:space="0" w:color="auto"/>
                <w:left w:val="none" w:sz="0" w:space="0" w:color="auto"/>
                <w:bottom w:val="none" w:sz="0" w:space="0" w:color="auto"/>
                <w:right w:val="none" w:sz="0" w:space="0" w:color="auto"/>
              </w:divBdr>
            </w:div>
            <w:div w:id="423651882">
              <w:marLeft w:val="0"/>
              <w:marRight w:val="0"/>
              <w:marTop w:val="0"/>
              <w:marBottom w:val="0"/>
              <w:divBdr>
                <w:top w:val="none" w:sz="0" w:space="0" w:color="auto"/>
                <w:left w:val="none" w:sz="0" w:space="0" w:color="auto"/>
                <w:bottom w:val="none" w:sz="0" w:space="0" w:color="auto"/>
                <w:right w:val="none" w:sz="0" w:space="0" w:color="auto"/>
              </w:divBdr>
            </w:div>
            <w:div w:id="2079354904">
              <w:marLeft w:val="0"/>
              <w:marRight w:val="0"/>
              <w:marTop w:val="0"/>
              <w:marBottom w:val="0"/>
              <w:divBdr>
                <w:top w:val="none" w:sz="0" w:space="0" w:color="auto"/>
                <w:left w:val="none" w:sz="0" w:space="0" w:color="auto"/>
                <w:bottom w:val="none" w:sz="0" w:space="0" w:color="auto"/>
                <w:right w:val="none" w:sz="0" w:space="0" w:color="auto"/>
              </w:divBdr>
            </w:div>
            <w:div w:id="1675955015">
              <w:marLeft w:val="0"/>
              <w:marRight w:val="0"/>
              <w:marTop w:val="0"/>
              <w:marBottom w:val="0"/>
              <w:divBdr>
                <w:top w:val="none" w:sz="0" w:space="0" w:color="auto"/>
                <w:left w:val="none" w:sz="0" w:space="0" w:color="auto"/>
                <w:bottom w:val="none" w:sz="0" w:space="0" w:color="auto"/>
                <w:right w:val="none" w:sz="0" w:space="0" w:color="auto"/>
              </w:divBdr>
            </w:div>
            <w:div w:id="928197090">
              <w:marLeft w:val="0"/>
              <w:marRight w:val="0"/>
              <w:marTop w:val="0"/>
              <w:marBottom w:val="0"/>
              <w:divBdr>
                <w:top w:val="none" w:sz="0" w:space="0" w:color="auto"/>
                <w:left w:val="none" w:sz="0" w:space="0" w:color="auto"/>
                <w:bottom w:val="none" w:sz="0" w:space="0" w:color="auto"/>
                <w:right w:val="none" w:sz="0" w:space="0" w:color="auto"/>
              </w:divBdr>
            </w:div>
            <w:div w:id="1623809361">
              <w:marLeft w:val="0"/>
              <w:marRight w:val="0"/>
              <w:marTop w:val="0"/>
              <w:marBottom w:val="0"/>
              <w:divBdr>
                <w:top w:val="none" w:sz="0" w:space="0" w:color="auto"/>
                <w:left w:val="none" w:sz="0" w:space="0" w:color="auto"/>
                <w:bottom w:val="none" w:sz="0" w:space="0" w:color="auto"/>
                <w:right w:val="none" w:sz="0" w:space="0" w:color="auto"/>
              </w:divBdr>
            </w:div>
            <w:div w:id="377432066">
              <w:marLeft w:val="0"/>
              <w:marRight w:val="0"/>
              <w:marTop w:val="0"/>
              <w:marBottom w:val="0"/>
              <w:divBdr>
                <w:top w:val="none" w:sz="0" w:space="0" w:color="auto"/>
                <w:left w:val="none" w:sz="0" w:space="0" w:color="auto"/>
                <w:bottom w:val="none" w:sz="0" w:space="0" w:color="auto"/>
                <w:right w:val="none" w:sz="0" w:space="0" w:color="auto"/>
              </w:divBdr>
            </w:div>
            <w:div w:id="1700859534">
              <w:marLeft w:val="0"/>
              <w:marRight w:val="0"/>
              <w:marTop w:val="0"/>
              <w:marBottom w:val="0"/>
              <w:divBdr>
                <w:top w:val="none" w:sz="0" w:space="0" w:color="auto"/>
                <w:left w:val="none" w:sz="0" w:space="0" w:color="auto"/>
                <w:bottom w:val="none" w:sz="0" w:space="0" w:color="auto"/>
                <w:right w:val="none" w:sz="0" w:space="0" w:color="auto"/>
              </w:divBdr>
            </w:div>
            <w:div w:id="1548301034">
              <w:marLeft w:val="0"/>
              <w:marRight w:val="0"/>
              <w:marTop w:val="0"/>
              <w:marBottom w:val="0"/>
              <w:divBdr>
                <w:top w:val="none" w:sz="0" w:space="0" w:color="auto"/>
                <w:left w:val="none" w:sz="0" w:space="0" w:color="auto"/>
                <w:bottom w:val="none" w:sz="0" w:space="0" w:color="auto"/>
                <w:right w:val="none" w:sz="0" w:space="0" w:color="auto"/>
              </w:divBdr>
            </w:div>
            <w:div w:id="1181168094">
              <w:marLeft w:val="0"/>
              <w:marRight w:val="0"/>
              <w:marTop w:val="0"/>
              <w:marBottom w:val="0"/>
              <w:divBdr>
                <w:top w:val="none" w:sz="0" w:space="0" w:color="auto"/>
                <w:left w:val="none" w:sz="0" w:space="0" w:color="auto"/>
                <w:bottom w:val="none" w:sz="0" w:space="0" w:color="auto"/>
                <w:right w:val="none" w:sz="0" w:space="0" w:color="auto"/>
              </w:divBdr>
            </w:div>
            <w:div w:id="714281432">
              <w:marLeft w:val="0"/>
              <w:marRight w:val="0"/>
              <w:marTop w:val="0"/>
              <w:marBottom w:val="0"/>
              <w:divBdr>
                <w:top w:val="none" w:sz="0" w:space="0" w:color="auto"/>
                <w:left w:val="none" w:sz="0" w:space="0" w:color="auto"/>
                <w:bottom w:val="none" w:sz="0" w:space="0" w:color="auto"/>
                <w:right w:val="none" w:sz="0" w:space="0" w:color="auto"/>
              </w:divBdr>
            </w:div>
            <w:div w:id="251861081">
              <w:marLeft w:val="0"/>
              <w:marRight w:val="0"/>
              <w:marTop w:val="0"/>
              <w:marBottom w:val="0"/>
              <w:divBdr>
                <w:top w:val="none" w:sz="0" w:space="0" w:color="auto"/>
                <w:left w:val="none" w:sz="0" w:space="0" w:color="auto"/>
                <w:bottom w:val="none" w:sz="0" w:space="0" w:color="auto"/>
                <w:right w:val="none" w:sz="0" w:space="0" w:color="auto"/>
              </w:divBdr>
            </w:div>
            <w:div w:id="201093783">
              <w:marLeft w:val="0"/>
              <w:marRight w:val="0"/>
              <w:marTop w:val="0"/>
              <w:marBottom w:val="0"/>
              <w:divBdr>
                <w:top w:val="none" w:sz="0" w:space="0" w:color="auto"/>
                <w:left w:val="none" w:sz="0" w:space="0" w:color="auto"/>
                <w:bottom w:val="none" w:sz="0" w:space="0" w:color="auto"/>
                <w:right w:val="none" w:sz="0" w:space="0" w:color="auto"/>
              </w:divBdr>
            </w:div>
            <w:div w:id="1204904377">
              <w:marLeft w:val="0"/>
              <w:marRight w:val="0"/>
              <w:marTop w:val="0"/>
              <w:marBottom w:val="0"/>
              <w:divBdr>
                <w:top w:val="none" w:sz="0" w:space="0" w:color="auto"/>
                <w:left w:val="none" w:sz="0" w:space="0" w:color="auto"/>
                <w:bottom w:val="none" w:sz="0" w:space="0" w:color="auto"/>
                <w:right w:val="none" w:sz="0" w:space="0" w:color="auto"/>
              </w:divBdr>
            </w:div>
            <w:div w:id="608009054">
              <w:marLeft w:val="0"/>
              <w:marRight w:val="0"/>
              <w:marTop w:val="0"/>
              <w:marBottom w:val="0"/>
              <w:divBdr>
                <w:top w:val="none" w:sz="0" w:space="0" w:color="auto"/>
                <w:left w:val="none" w:sz="0" w:space="0" w:color="auto"/>
                <w:bottom w:val="none" w:sz="0" w:space="0" w:color="auto"/>
                <w:right w:val="none" w:sz="0" w:space="0" w:color="auto"/>
              </w:divBdr>
            </w:div>
            <w:div w:id="2141534675">
              <w:marLeft w:val="0"/>
              <w:marRight w:val="0"/>
              <w:marTop w:val="0"/>
              <w:marBottom w:val="0"/>
              <w:divBdr>
                <w:top w:val="none" w:sz="0" w:space="0" w:color="auto"/>
                <w:left w:val="none" w:sz="0" w:space="0" w:color="auto"/>
                <w:bottom w:val="none" w:sz="0" w:space="0" w:color="auto"/>
                <w:right w:val="none" w:sz="0" w:space="0" w:color="auto"/>
              </w:divBdr>
            </w:div>
            <w:div w:id="1705208825">
              <w:marLeft w:val="0"/>
              <w:marRight w:val="0"/>
              <w:marTop w:val="0"/>
              <w:marBottom w:val="0"/>
              <w:divBdr>
                <w:top w:val="none" w:sz="0" w:space="0" w:color="auto"/>
                <w:left w:val="none" w:sz="0" w:space="0" w:color="auto"/>
                <w:bottom w:val="none" w:sz="0" w:space="0" w:color="auto"/>
                <w:right w:val="none" w:sz="0" w:space="0" w:color="auto"/>
              </w:divBdr>
            </w:div>
            <w:div w:id="1485899196">
              <w:marLeft w:val="0"/>
              <w:marRight w:val="0"/>
              <w:marTop w:val="0"/>
              <w:marBottom w:val="0"/>
              <w:divBdr>
                <w:top w:val="none" w:sz="0" w:space="0" w:color="auto"/>
                <w:left w:val="none" w:sz="0" w:space="0" w:color="auto"/>
                <w:bottom w:val="none" w:sz="0" w:space="0" w:color="auto"/>
                <w:right w:val="none" w:sz="0" w:space="0" w:color="auto"/>
              </w:divBdr>
            </w:div>
            <w:div w:id="399596975">
              <w:marLeft w:val="0"/>
              <w:marRight w:val="0"/>
              <w:marTop w:val="0"/>
              <w:marBottom w:val="0"/>
              <w:divBdr>
                <w:top w:val="none" w:sz="0" w:space="0" w:color="auto"/>
                <w:left w:val="none" w:sz="0" w:space="0" w:color="auto"/>
                <w:bottom w:val="none" w:sz="0" w:space="0" w:color="auto"/>
                <w:right w:val="none" w:sz="0" w:space="0" w:color="auto"/>
              </w:divBdr>
            </w:div>
            <w:div w:id="655690643">
              <w:marLeft w:val="0"/>
              <w:marRight w:val="0"/>
              <w:marTop w:val="0"/>
              <w:marBottom w:val="0"/>
              <w:divBdr>
                <w:top w:val="none" w:sz="0" w:space="0" w:color="auto"/>
                <w:left w:val="none" w:sz="0" w:space="0" w:color="auto"/>
                <w:bottom w:val="none" w:sz="0" w:space="0" w:color="auto"/>
                <w:right w:val="none" w:sz="0" w:space="0" w:color="auto"/>
              </w:divBdr>
            </w:div>
            <w:div w:id="26024718">
              <w:marLeft w:val="0"/>
              <w:marRight w:val="0"/>
              <w:marTop w:val="0"/>
              <w:marBottom w:val="0"/>
              <w:divBdr>
                <w:top w:val="none" w:sz="0" w:space="0" w:color="auto"/>
                <w:left w:val="none" w:sz="0" w:space="0" w:color="auto"/>
                <w:bottom w:val="none" w:sz="0" w:space="0" w:color="auto"/>
                <w:right w:val="none" w:sz="0" w:space="0" w:color="auto"/>
              </w:divBdr>
            </w:div>
            <w:div w:id="124322674">
              <w:marLeft w:val="0"/>
              <w:marRight w:val="0"/>
              <w:marTop w:val="0"/>
              <w:marBottom w:val="0"/>
              <w:divBdr>
                <w:top w:val="none" w:sz="0" w:space="0" w:color="auto"/>
                <w:left w:val="none" w:sz="0" w:space="0" w:color="auto"/>
                <w:bottom w:val="none" w:sz="0" w:space="0" w:color="auto"/>
                <w:right w:val="none" w:sz="0" w:space="0" w:color="auto"/>
              </w:divBdr>
            </w:div>
            <w:div w:id="586310895">
              <w:marLeft w:val="0"/>
              <w:marRight w:val="0"/>
              <w:marTop w:val="0"/>
              <w:marBottom w:val="0"/>
              <w:divBdr>
                <w:top w:val="none" w:sz="0" w:space="0" w:color="auto"/>
                <w:left w:val="none" w:sz="0" w:space="0" w:color="auto"/>
                <w:bottom w:val="none" w:sz="0" w:space="0" w:color="auto"/>
                <w:right w:val="none" w:sz="0" w:space="0" w:color="auto"/>
              </w:divBdr>
            </w:div>
            <w:div w:id="1008826205">
              <w:marLeft w:val="0"/>
              <w:marRight w:val="0"/>
              <w:marTop w:val="0"/>
              <w:marBottom w:val="0"/>
              <w:divBdr>
                <w:top w:val="none" w:sz="0" w:space="0" w:color="auto"/>
                <w:left w:val="none" w:sz="0" w:space="0" w:color="auto"/>
                <w:bottom w:val="none" w:sz="0" w:space="0" w:color="auto"/>
                <w:right w:val="none" w:sz="0" w:space="0" w:color="auto"/>
              </w:divBdr>
            </w:div>
            <w:div w:id="1599827630">
              <w:marLeft w:val="0"/>
              <w:marRight w:val="0"/>
              <w:marTop w:val="0"/>
              <w:marBottom w:val="0"/>
              <w:divBdr>
                <w:top w:val="none" w:sz="0" w:space="0" w:color="auto"/>
                <w:left w:val="none" w:sz="0" w:space="0" w:color="auto"/>
                <w:bottom w:val="none" w:sz="0" w:space="0" w:color="auto"/>
                <w:right w:val="none" w:sz="0" w:space="0" w:color="auto"/>
              </w:divBdr>
            </w:div>
            <w:div w:id="856427176">
              <w:marLeft w:val="0"/>
              <w:marRight w:val="0"/>
              <w:marTop w:val="0"/>
              <w:marBottom w:val="0"/>
              <w:divBdr>
                <w:top w:val="none" w:sz="0" w:space="0" w:color="auto"/>
                <w:left w:val="none" w:sz="0" w:space="0" w:color="auto"/>
                <w:bottom w:val="none" w:sz="0" w:space="0" w:color="auto"/>
                <w:right w:val="none" w:sz="0" w:space="0" w:color="auto"/>
              </w:divBdr>
            </w:div>
            <w:div w:id="1345206832">
              <w:marLeft w:val="0"/>
              <w:marRight w:val="0"/>
              <w:marTop w:val="0"/>
              <w:marBottom w:val="0"/>
              <w:divBdr>
                <w:top w:val="none" w:sz="0" w:space="0" w:color="auto"/>
                <w:left w:val="none" w:sz="0" w:space="0" w:color="auto"/>
                <w:bottom w:val="none" w:sz="0" w:space="0" w:color="auto"/>
                <w:right w:val="none" w:sz="0" w:space="0" w:color="auto"/>
              </w:divBdr>
            </w:div>
            <w:div w:id="1845170121">
              <w:marLeft w:val="0"/>
              <w:marRight w:val="0"/>
              <w:marTop w:val="0"/>
              <w:marBottom w:val="0"/>
              <w:divBdr>
                <w:top w:val="none" w:sz="0" w:space="0" w:color="auto"/>
                <w:left w:val="none" w:sz="0" w:space="0" w:color="auto"/>
                <w:bottom w:val="none" w:sz="0" w:space="0" w:color="auto"/>
                <w:right w:val="none" w:sz="0" w:space="0" w:color="auto"/>
              </w:divBdr>
            </w:div>
            <w:div w:id="676467152">
              <w:marLeft w:val="0"/>
              <w:marRight w:val="0"/>
              <w:marTop w:val="0"/>
              <w:marBottom w:val="0"/>
              <w:divBdr>
                <w:top w:val="none" w:sz="0" w:space="0" w:color="auto"/>
                <w:left w:val="none" w:sz="0" w:space="0" w:color="auto"/>
                <w:bottom w:val="none" w:sz="0" w:space="0" w:color="auto"/>
                <w:right w:val="none" w:sz="0" w:space="0" w:color="auto"/>
              </w:divBdr>
            </w:div>
            <w:div w:id="1785031219">
              <w:marLeft w:val="0"/>
              <w:marRight w:val="0"/>
              <w:marTop w:val="0"/>
              <w:marBottom w:val="0"/>
              <w:divBdr>
                <w:top w:val="none" w:sz="0" w:space="0" w:color="auto"/>
                <w:left w:val="none" w:sz="0" w:space="0" w:color="auto"/>
                <w:bottom w:val="none" w:sz="0" w:space="0" w:color="auto"/>
                <w:right w:val="none" w:sz="0" w:space="0" w:color="auto"/>
              </w:divBdr>
            </w:div>
            <w:div w:id="1616054378">
              <w:marLeft w:val="0"/>
              <w:marRight w:val="0"/>
              <w:marTop w:val="0"/>
              <w:marBottom w:val="0"/>
              <w:divBdr>
                <w:top w:val="none" w:sz="0" w:space="0" w:color="auto"/>
                <w:left w:val="none" w:sz="0" w:space="0" w:color="auto"/>
                <w:bottom w:val="none" w:sz="0" w:space="0" w:color="auto"/>
                <w:right w:val="none" w:sz="0" w:space="0" w:color="auto"/>
              </w:divBdr>
            </w:div>
            <w:div w:id="1375278818">
              <w:marLeft w:val="0"/>
              <w:marRight w:val="0"/>
              <w:marTop w:val="0"/>
              <w:marBottom w:val="0"/>
              <w:divBdr>
                <w:top w:val="none" w:sz="0" w:space="0" w:color="auto"/>
                <w:left w:val="none" w:sz="0" w:space="0" w:color="auto"/>
                <w:bottom w:val="none" w:sz="0" w:space="0" w:color="auto"/>
                <w:right w:val="none" w:sz="0" w:space="0" w:color="auto"/>
              </w:divBdr>
            </w:div>
            <w:div w:id="1482308870">
              <w:marLeft w:val="0"/>
              <w:marRight w:val="0"/>
              <w:marTop w:val="0"/>
              <w:marBottom w:val="0"/>
              <w:divBdr>
                <w:top w:val="none" w:sz="0" w:space="0" w:color="auto"/>
                <w:left w:val="none" w:sz="0" w:space="0" w:color="auto"/>
                <w:bottom w:val="none" w:sz="0" w:space="0" w:color="auto"/>
                <w:right w:val="none" w:sz="0" w:space="0" w:color="auto"/>
              </w:divBdr>
            </w:div>
            <w:div w:id="739911757">
              <w:marLeft w:val="0"/>
              <w:marRight w:val="0"/>
              <w:marTop w:val="0"/>
              <w:marBottom w:val="0"/>
              <w:divBdr>
                <w:top w:val="none" w:sz="0" w:space="0" w:color="auto"/>
                <w:left w:val="none" w:sz="0" w:space="0" w:color="auto"/>
                <w:bottom w:val="none" w:sz="0" w:space="0" w:color="auto"/>
                <w:right w:val="none" w:sz="0" w:space="0" w:color="auto"/>
              </w:divBdr>
            </w:div>
            <w:div w:id="523901573">
              <w:marLeft w:val="0"/>
              <w:marRight w:val="0"/>
              <w:marTop w:val="0"/>
              <w:marBottom w:val="0"/>
              <w:divBdr>
                <w:top w:val="none" w:sz="0" w:space="0" w:color="auto"/>
                <w:left w:val="none" w:sz="0" w:space="0" w:color="auto"/>
                <w:bottom w:val="none" w:sz="0" w:space="0" w:color="auto"/>
                <w:right w:val="none" w:sz="0" w:space="0" w:color="auto"/>
              </w:divBdr>
            </w:div>
            <w:div w:id="1950969094">
              <w:marLeft w:val="0"/>
              <w:marRight w:val="0"/>
              <w:marTop w:val="0"/>
              <w:marBottom w:val="0"/>
              <w:divBdr>
                <w:top w:val="none" w:sz="0" w:space="0" w:color="auto"/>
                <w:left w:val="none" w:sz="0" w:space="0" w:color="auto"/>
                <w:bottom w:val="none" w:sz="0" w:space="0" w:color="auto"/>
                <w:right w:val="none" w:sz="0" w:space="0" w:color="auto"/>
              </w:divBdr>
            </w:div>
            <w:div w:id="650865266">
              <w:marLeft w:val="0"/>
              <w:marRight w:val="0"/>
              <w:marTop w:val="0"/>
              <w:marBottom w:val="0"/>
              <w:divBdr>
                <w:top w:val="none" w:sz="0" w:space="0" w:color="auto"/>
                <w:left w:val="none" w:sz="0" w:space="0" w:color="auto"/>
                <w:bottom w:val="none" w:sz="0" w:space="0" w:color="auto"/>
                <w:right w:val="none" w:sz="0" w:space="0" w:color="auto"/>
              </w:divBdr>
            </w:div>
            <w:div w:id="742530701">
              <w:marLeft w:val="0"/>
              <w:marRight w:val="0"/>
              <w:marTop w:val="0"/>
              <w:marBottom w:val="0"/>
              <w:divBdr>
                <w:top w:val="none" w:sz="0" w:space="0" w:color="auto"/>
                <w:left w:val="none" w:sz="0" w:space="0" w:color="auto"/>
                <w:bottom w:val="none" w:sz="0" w:space="0" w:color="auto"/>
                <w:right w:val="none" w:sz="0" w:space="0" w:color="auto"/>
              </w:divBdr>
            </w:div>
            <w:div w:id="411632896">
              <w:marLeft w:val="0"/>
              <w:marRight w:val="0"/>
              <w:marTop w:val="0"/>
              <w:marBottom w:val="0"/>
              <w:divBdr>
                <w:top w:val="none" w:sz="0" w:space="0" w:color="auto"/>
                <w:left w:val="none" w:sz="0" w:space="0" w:color="auto"/>
                <w:bottom w:val="none" w:sz="0" w:space="0" w:color="auto"/>
                <w:right w:val="none" w:sz="0" w:space="0" w:color="auto"/>
              </w:divBdr>
            </w:div>
            <w:div w:id="1488743624">
              <w:marLeft w:val="0"/>
              <w:marRight w:val="0"/>
              <w:marTop w:val="0"/>
              <w:marBottom w:val="0"/>
              <w:divBdr>
                <w:top w:val="none" w:sz="0" w:space="0" w:color="auto"/>
                <w:left w:val="none" w:sz="0" w:space="0" w:color="auto"/>
                <w:bottom w:val="none" w:sz="0" w:space="0" w:color="auto"/>
                <w:right w:val="none" w:sz="0" w:space="0" w:color="auto"/>
              </w:divBdr>
            </w:div>
            <w:div w:id="1492059713">
              <w:marLeft w:val="0"/>
              <w:marRight w:val="0"/>
              <w:marTop w:val="0"/>
              <w:marBottom w:val="0"/>
              <w:divBdr>
                <w:top w:val="none" w:sz="0" w:space="0" w:color="auto"/>
                <w:left w:val="none" w:sz="0" w:space="0" w:color="auto"/>
                <w:bottom w:val="none" w:sz="0" w:space="0" w:color="auto"/>
                <w:right w:val="none" w:sz="0" w:space="0" w:color="auto"/>
              </w:divBdr>
            </w:div>
            <w:div w:id="2027707107">
              <w:marLeft w:val="0"/>
              <w:marRight w:val="0"/>
              <w:marTop w:val="0"/>
              <w:marBottom w:val="0"/>
              <w:divBdr>
                <w:top w:val="none" w:sz="0" w:space="0" w:color="auto"/>
                <w:left w:val="none" w:sz="0" w:space="0" w:color="auto"/>
                <w:bottom w:val="none" w:sz="0" w:space="0" w:color="auto"/>
                <w:right w:val="none" w:sz="0" w:space="0" w:color="auto"/>
              </w:divBdr>
            </w:div>
            <w:div w:id="1528179391">
              <w:marLeft w:val="0"/>
              <w:marRight w:val="0"/>
              <w:marTop w:val="0"/>
              <w:marBottom w:val="0"/>
              <w:divBdr>
                <w:top w:val="none" w:sz="0" w:space="0" w:color="auto"/>
                <w:left w:val="none" w:sz="0" w:space="0" w:color="auto"/>
                <w:bottom w:val="none" w:sz="0" w:space="0" w:color="auto"/>
                <w:right w:val="none" w:sz="0" w:space="0" w:color="auto"/>
              </w:divBdr>
            </w:div>
            <w:div w:id="135339037">
              <w:marLeft w:val="0"/>
              <w:marRight w:val="0"/>
              <w:marTop w:val="0"/>
              <w:marBottom w:val="0"/>
              <w:divBdr>
                <w:top w:val="none" w:sz="0" w:space="0" w:color="auto"/>
                <w:left w:val="none" w:sz="0" w:space="0" w:color="auto"/>
                <w:bottom w:val="none" w:sz="0" w:space="0" w:color="auto"/>
                <w:right w:val="none" w:sz="0" w:space="0" w:color="auto"/>
              </w:divBdr>
            </w:div>
            <w:div w:id="44070106">
              <w:marLeft w:val="0"/>
              <w:marRight w:val="0"/>
              <w:marTop w:val="0"/>
              <w:marBottom w:val="0"/>
              <w:divBdr>
                <w:top w:val="none" w:sz="0" w:space="0" w:color="auto"/>
                <w:left w:val="none" w:sz="0" w:space="0" w:color="auto"/>
                <w:bottom w:val="none" w:sz="0" w:space="0" w:color="auto"/>
                <w:right w:val="none" w:sz="0" w:space="0" w:color="auto"/>
              </w:divBdr>
            </w:div>
            <w:div w:id="83645671">
              <w:marLeft w:val="0"/>
              <w:marRight w:val="0"/>
              <w:marTop w:val="0"/>
              <w:marBottom w:val="0"/>
              <w:divBdr>
                <w:top w:val="none" w:sz="0" w:space="0" w:color="auto"/>
                <w:left w:val="none" w:sz="0" w:space="0" w:color="auto"/>
                <w:bottom w:val="none" w:sz="0" w:space="0" w:color="auto"/>
                <w:right w:val="none" w:sz="0" w:space="0" w:color="auto"/>
              </w:divBdr>
            </w:div>
            <w:div w:id="1126509915">
              <w:marLeft w:val="0"/>
              <w:marRight w:val="0"/>
              <w:marTop w:val="0"/>
              <w:marBottom w:val="0"/>
              <w:divBdr>
                <w:top w:val="none" w:sz="0" w:space="0" w:color="auto"/>
                <w:left w:val="none" w:sz="0" w:space="0" w:color="auto"/>
                <w:bottom w:val="none" w:sz="0" w:space="0" w:color="auto"/>
                <w:right w:val="none" w:sz="0" w:space="0" w:color="auto"/>
              </w:divBdr>
            </w:div>
            <w:div w:id="89012945">
              <w:marLeft w:val="0"/>
              <w:marRight w:val="0"/>
              <w:marTop w:val="0"/>
              <w:marBottom w:val="0"/>
              <w:divBdr>
                <w:top w:val="none" w:sz="0" w:space="0" w:color="auto"/>
                <w:left w:val="none" w:sz="0" w:space="0" w:color="auto"/>
                <w:bottom w:val="none" w:sz="0" w:space="0" w:color="auto"/>
                <w:right w:val="none" w:sz="0" w:space="0" w:color="auto"/>
              </w:divBdr>
            </w:div>
            <w:div w:id="2101565611">
              <w:marLeft w:val="0"/>
              <w:marRight w:val="0"/>
              <w:marTop w:val="0"/>
              <w:marBottom w:val="0"/>
              <w:divBdr>
                <w:top w:val="none" w:sz="0" w:space="0" w:color="auto"/>
                <w:left w:val="none" w:sz="0" w:space="0" w:color="auto"/>
                <w:bottom w:val="none" w:sz="0" w:space="0" w:color="auto"/>
                <w:right w:val="none" w:sz="0" w:space="0" w:color="auto"/>
              </w:divBdr>
            </w:div>
            <w:div w:id="1088885660">
              <w:marLeft w:val="0"/>
              <w:marRight w:val="0"/>
              <w:marTop w:val="0"/>
              <w:marBottom w:val="0"/>
              <w:divBdr>
                <w:top w:val="none" w:sz="0" w:space="0" w:color="auto"/>
                <w:left w:val="none" w:sz="0" w:space="0" w:color="auto"/>
                <w:bottom w:val="none" w:sz="0" w:space="0" w:color="auto"/>
                <w:right w:val="none" w:sz="0" w:space="0" w:color="auto"/>
              </w:divBdr>
            </w:div>
            <w:div w:id="1360736342">
              <w:marLeft w:val="0"/>
              <w:marRight w:val="0"/>
              <w:marTop w:val="0"/>
              <w:marBottom w:val="0"/>
              <w:divBdr>
                <w:top w:val="none" w:sz="0" w:space="0" w:color="auto"/>
                <w:left w:val="none" w:sz="0" w:space="0" w:color="auto"/>
                <w:bottom w:val="none" w:sz="0" w:space="0" w:color="auto"/>
                <w:right w:val="none" w:sz="0" w:space="0" w:color="auto"/>
              </w:divBdr>
            </w:div>
            <w:div w:id="2056588077">
              <w:marLeft w:val="0"/>
              <w:marRight w:val="0"/>
              <w:marTop w:val="0"/>
              <w:marBottom w:val="0"/>
              <w:divBdr>
                <w:top w:val="none" w:sz="0" w:space="0" w:color="auto"/>
                <w:left w:val="none" w:sz="0" w:space="0" w:color="auto"/>
                <w:bottom w:val="none" w:sz="0" w:space="0" w:color="auto"/>
                <w:right w:val="none" w:sz="0" w:space="0" w:color="auto"/>
              </w:divBdr>
            </w:div>
            <w:div w:id="1355888753">
              <w:marLeft w:val="0"/>
              <w:marRight w:val="0"/>
              <w:marTop w:val="0"/>
              <w:marBottom w:val="0"/>
              <w:divBdr>
                <w:top w:val="none" w:sz="0" w:space="0" w:color="auto"/>
                <w:left w:val="none" w:sz="0" w:space="0" w:color="auto"/>
                <w:bottom w:val="none" w:sz="0" w:space="0" w:color="auto"/>
                <w:right w:val="none" w:sz="0" w:space="0" w:color="auto"/>
              </w:divBdr>
            </w:div>
            <w:div w:id="1706561224">
              <w:marLeft w:val="0"/>
              <w:marRight w:val="0"/>
              <w:marTop w:val="0"/>
              <w:marBottom w:val="0"/>
              <w:divBdr>
                <w:top w:val="none" w:sz="0" w:space="0" w:color="auto"/>
                <w:left w:val="none" w:sz="0" w:space="0" w:color="auto"/>
                <w:bottom w:val="none" w:sz="0" w:space="0" w:color="auto"/>
                <w:right w:val="none" w:sz="0" w:space="0" w:color="auto"/>
              </w:divBdr>
            </w:div>
            <w:div w:id="658969812">
              <w:marLeft w:val="0"/>
              <w:marRight w:val="0"/>
              <w:marTop w:val="0"/>
              <w:marBottom w:val="0"/>
              <w:divBdr>
                <w:top w:val="none" w:sz="0" w:space="0" w:color="auto"/>
                <w:left w:val="none" w:sz="0" w:space="0" w:color="auto"/>
                <w:bottom w:val="none" w:sz="0" w:space="0" w:color="auto"/>
                <w:right w:val="none" w:sz="0" w:space="0" w:color="auto"/>
              </w:divBdr>
            </w:div>
            <w:div w:id="442960065">
              <w:marLeft w:val="0"/>
              <w:marRight w:val="0"/>
              <w:marTop w:val="0"/>
              <w:marBottom w:val="0"/>
              <w:divBdr>
                <w:top w:val="none" w:sz="0" w:space="0" w:color="auto"/>
                <w:left w:val="none" w:sz="0" w:space="0" w:color="auto"/>
                <w:bottom w:val="none" w:sz="0" w:space="0" w:color="auto"/>
                <w:right w:val="none" w:sz="0" w:space="0" w:color="auto"/>
              </w:divBdr>
            </w:div>
            <w:div w:id="1493373515">
              <w:marLeft w:val="0"/>
              <w:marRight w:val="0"/>
              <w:marTop w:val="0"/>
              <w:marBottom w:val="0"/>
              <w:divBdr>
                <w:top w:val="none" w:sz="0" w:space="0" w:color="auto"/>
                <w:left w:val="none" w:sz="0" w:space="0" w:color="auto"/>
                <w:bottom w:val="none" w:sz="0" w:space="0" w:color="auto"/>
                <w:right w:val="none" w:sz="0" w:space="0" w:color="auto"/>
              </w:divBdr>
            </w:div>
            <w:div w:id="1398673068">
              <w:marLeft w:val="0"/>
              <w:marRight w:val="0"/>
              <w:marTop w:val="0"/>
              <w:marBottom w:val="0"/>
              <w:divBdr>
                <w:top w:val="none" w:sz="0" w:space="0" w:color="auto"/>
                <w:left w:val="none" w:sz="0" w:space="0" w:color="auto"/>
                <w:bottom w:val="none" w:sz="0" w:space="0" w:color="auto"/>
                <w:right w:val="none" w:sz="0" w:space="0" w:color="auto"/>
              </w:divBdr>
            </w:div>
            <w:div w:id="1790589040">
              <w:marLeft w:val="0"/>
              <w:marRight w:val="0"/>
              <w:marTop w:val="0"/>
              <w:marBottom w:val="0"/>
              <w:divBdr>
                <w:top w:val="none" w:sz="0" w:space="0" w:color="auto"/>
                <w:left w:val="none" w:sz="0" w:space="0" w:color="auto"/>
                <w:bottom w:val="none" w:sz="0" w:space="0" w:color="auto"/>
                <w:right w:val="none" w:sz="0" w:space="0" w:color="auto"/>
              </w:divBdr>
            </w:div>
            <w:div w:id="976683926">
              <w:marLeft w:val="0"/>
              <w:marRight w:val="0"/>
              <w:marTop w:val="0"/>
              <w:marBottom w:val="0"/>
              <w:divBdr>
                <w:top w:val="none" w:sz="0" w:space="0" w:color="auto"/>
                <w:left w:val="none" w:sz="0" w:space="0" w:color="auto"/>
                <w:bottom w:val="none" w:sz="0" w:space="0" w:color="auto"/>
                <w:right w:val="none" w:sz="0" w:space="0" w:color="auto"/>
              </w:divBdr>
            </w:div>
            <w:div w:id="680550409">
              <w:marLeft w:val="0"/>
              <w:marRight w:val="0"/>
              <w:marTop w:val="0"/>
              <w:marBottom w:val="0"/>
              <w:divBdr>
                <w:top w:val="none" w:sz="0" w:space="0" w:color="auto"/>
                <w:left w:val="none" w:sz="0" w:space="0" w:color="auto"/>
                <w:bottom w:val="none" w:sz="0" w:space="0" w:color="auto"/>
                <w:right w:val="none" w:sz="0" w:space="0" w:color="auto"/>
              </w:divBdr>
            </w:div>
            <w:div w:id="1782872907">
              <w:marLeft w:val="0"/>
              <w:marRight w:val="0"/>
              <w:marTop w:val="0"/>
              <w:marBottom w:val="0"/>
              <w:divBdr>
                <w:top w:val="none" w:sz="0" w:space="0" w:color="auto"/>
                <w:left w:val="none" w:sz="0" w:space="0" w:color="auto"/>
                <w:bottom w:val="none" w:sz="0" w:space="0" w:color="auto"/>
                <w:right w:val="none" w:sz="0" w:space="0" w:color="auto"/>
              </w:divBdr>
            </w:div>
            <w:div w:id="555051705">
              <w:marLeft w:val="0"/>
              <w:marRight w:val="0"/>
              <w:marTop w:val="0"/>
              <w:marBottom w:val="0"/>
              <w:divBdr>
                <w:top w:val="none" w:sz="0" w:space="0" w:color="auto"/>
                <w:left w:val="none" w:sz="0" w:space="0" w:color="auto"/>
                <w:bottom w:val="none" w:sz="0" w:space="0" w:color="auto"/>
                <w:right w:val="none" w:sz="0" w:space="0" w:color="auto"/>
              </w:divBdr>
            </w:div>
            <w:div w:id="1956449010">
              <w:marLeft w:val="0"/>
              <w:marRight w:val="0"/>
              <w:marTop w:val="0"/>
              <w:marBottom w:val="0"/>
              <w:divBdr>
                <w:top w:val="none" w:sz="0" w:space="0" w:color="auto"/>
                <w:left w:val="none" w:sz="0" w:space="0" w:color="auto"/>
                <w:bottom w:val="none" w:sz="0" w:space="0" w:color="auto"/>
                <w:right w:val="none" w:sz="0" w:space="0" w:color="auto"/>
              </w:divBdr>
            </w:div>
            <w:div w:id="1796947825">
              <w:marLeft w:val="0"/>
              <w:marRight w:val="0"/>
              <w:marTop w:val="0"/>
              <w:marBottom w:val="0"/>
              <w:divBdr>
                <w:top w:val="none" w:sz="0" w:space="0" w:color="auto"/>
                <w:left w:val="none" w:sz="0" w:space="0" w:color="auto"/>
                <w:bottom w:val="none" w:sz="0" w:space="0" w:color="auto"/>
                <w:right w:val="none" w:sz="0" w:space="0" w:color="auto"/>
              </w:divBdr>
            </w:div>
            <w:div w:id="1793018095">
              <w:marLeft w:val="0"/>
              <w:marRight w:val="0"/>
              <w:marTop w:val="0"/>
              <w:marBottom w:val="0"/>
              <w:divBdr>
                <w:top w:val="none" w:sz="0" w:space="0" w:color="auto"/>
                <w:left w:val="none" w:sz="0" w:space="0" w:color="auto"/>
                <w:bottom w:val="none" w:sz="0" w:space="0" w:color="auto"/>
                <w:right w:val="none" w:sz="0" w:space="0" w:color="auto"/>
              </w:divBdr>
            </w:div>
            <w:div w:id="486291856">
              <w:marLeft w:val="0"/>
              <w:marRight w:val="0"/>
              <w:marTop w:val="0"/>
              <w:marBottom w:val="0"/>
              <w:divBdr>
                <w:top w:val="none" w:sz="0" w:space="0" w:color="auto"/>
                <w:left w:val="none" w:sz="0" w:space="0" w:color="auto"/>
                <w:bottom w:val="none" w:sz="0" w:space="0" w:color="auto"/>
                <w:right w:val="none" w:sz="0" w:space="0" w:color="auto"/>
              </w:divBdr>
            </w:div>
            <w:div w:id="1670133854">
              <w:marLeft w:val="0"/>
              <w:marRight w:val="0"/>
              <w:marTop w:val="0"/>
              <w:marBottom w:val="0"/>
              <w:divBdr>
                <w:top w:val="none" w:sz="0" w:space="0" w:color="auto"/>
                <w:left w:val="none" w:sz="0" w:space="0" w:color="auto"/>
                <w:bottom w:val="none" w:sz="0" w:space="0" w:color="auto"/>
                <w:right w:val="none" w:sz="0" w:space="0" w:color="auto"/>
              </w:divBdr>
            </w:div>
            <w:div w:id="2070569638">
              <w:marLeft w:val="0"/>
              <w:marRight w:val="0"/>
              <w:marTop w:val="0"/>
              <w:marBottom w:val="0"/>
              <w:divBdr>
                <w:top w:val="none" w:sz="0" w:space="0" w:color="auto"/>
                <w:left w:val="none" w:sz="0" w:space="0" w:color="auto"/>
                <w:bottom w:val="none" w:sz="0" w:space="0" w:color="auto"/>
                <w:right w:val="none" w:sz="0" w:space="0" w:color="auto"/>
              </w:divBdr>
            </w:div>
            <w:div w:id="497773263">
              <w:marLeft w:val="0"/>
              <w:marRight w:val="0"/>
              <w:marTop w:val="0"/>
              <w:marBottom w:val="0"/>
              <w:divBdr>
                <w:top w:val="none" w:sz="0" w:space="0" w:color="auto"/>
                <w:left w:val="none" w:sz="0" w:space="0" w:color="auto"/>
                <w:bottom w:val="none" w:sz="0" w:space="0" w:color="auto"/>
                <w:right w:val="none" w:sz="0" w:space="0" w:color="auto"/>
              </w:divBdr>
            </w:div>
            <w:div w:id="868376548">
              <w:marLeft w:val="0"/>
              <w:marRight w:val="0"/>
              <w:marTop w:val="0"/>
              <w:marBottom w:val="0"/>
              <w:divBdr>
                <w:top w:val="none" w:sz="0" w:space="0" w:color="auto"/>
                <w:left w:val="none" w:sz="0" w:space="0" w:color="auto"/>
                <w:bottom w:val="none" w:sz="0" w:space="0" w:color="auto"/>
                <w:right w:val="none" w:sz="0" w:space="0" w:color="auto"/>
              </w:divBdr>
            </w:div>
            <w:div w:id="1223445114">
              <w:marLeft w:val="0"/>
              <w:marRight w:val="0"/>
              <w:marTop w:val="0"/>
              <w:marBottom w:val="0"/>
              <w:divBdr>
                <w:top w:val="none" w:sz="0" w:space="0" w:color="auto"/>
                <w:left w:val="none" w:sz="0" w:space="0" w:color="auto"/>
                <w:bottom w:val="none" w:sz="0" w:space="0" w:color="auto"/>
                <w:right w:val="none" w:sz="0" w:space="0" w:color="auto"/>
              </w:divBdr>
            </w:div>
            <w:div w:id="1244996092">
              <w:marLeft w:val="0"/>
              <w:marRight w:val="0"/>
              <w:marTop w:val="0"/>
              <w:marBottom w:val="0"/>
              <w:divBdr>
                <w:top w:val="none" w:sz="0" w:space="0" w:color="auto"/>
                <w:left w:val="none" w:sz="0" w:space="0" w:color="auto"/>
                <w:bottom w:val="none" w:sz="0" w:space="0" w:color="auto"/>
                <w:right w:val="none" w:sz="0" w:space="0" w:color="auto"/>
              </w:divBdr>
            </w:div>
            <w:div w:id="1298956285">
              <w:marLeft w:val="0"/>
              <w:marRight w:val="0"/>
              <w:marTop w:val="0"/>
              <w:marBottom w:val="0"/>
              <w:divBdr>
                <w:top w:val="none" w:sz="0" w:space="0" w:color="auto"/>
                <w:left w:val="none" w:sz="0" w:space="0" w:color="auto"/>
                <w:bottom w:val="none" w:sz="0" w:space="0" w:color="auto"/>
                <w:right w:val="none" w:sz="0" w:space="0" w:color="auto"/>
              </w:divBdr>
            </w:div>
            <w:div w:id="923803885">
              <w:marLeft w:val="0"/>
              <w:marRight w:val="0"/>
              <w:marTop w:val="0"/>
              <w:marBottom w:val="0"/>
              <w:divBdr>
                <w:top w:val="none" w:sz="0" w:space="0" w:color="auto"/>
                <w:left w:val="none" w:sz="0" w:space="0" w:color="auto"/>
                <w:bottom w:val="none" w:sz="0" w:space="0" w:color="auto"/>
                <w:right w:val="none" w:sz="0" w:space="0" w:color="auto"/>
              </w:divBdr>
            </w:div>
            <w:div w:id="977762968">
              <w:marLeft w:val="0"/>
              <w:marRight w:val="0"/>
              <w:marTop w:val="0"/>
              <w:marBottom w:val="0"/>
              <w:divBdr>
                <w:top w:val="none" w:sz="0" w:space="0" w:color="auto"/>
                <w:left w:val="none" w:sz="0" w:space="0" w:color="auto"/>
                <w:bottom w:val="none" w:sz="0" w:space="0" w:color="auto"/>
                <w:right w:val="none" w:sz="0" w:space="0" w:color="auto"/>
              </w:divBdr>
            </w:div>
            <w:div w:id="989944691">
              <w:marLeft w:val="0"/>
              <w:marRight w:val="0"/>
              <w:marTop w:val="0"/>
              <w:marBottom w:val="0"/>
              <w:divBdr>
                <w:top w:val="none" w:sz="0" w:space="0" w:color="auto"/>
                <w:left w:val="none" w:sz="0" w:space="0" w:color="auto"/>
                <w:bottom w:val="none" w:sz="0" w:space="0" w:color="auto"/>
                <w:right w:val="none" w:sz="0" w:space="0" w:color="auto"/>
              </w:divBdr>
            </w:div>
            <w:div w:id="1666978422">
              <w:marLeft w:val="0"/>
              <w:marRight w:val="0"/>
              <w:marTop w:val="0"/>
              <w:marBottom w:val="0"/>
              <w:divBdr>
                <w:top w:val="none" w:sz="0" w:space="0" w:color="auto"/>
                <w:left w:val="none" w:sz="0" w:space="0" w:color="auto"/>
                <w:bottom w:val="none" w:sz="0" w:space="0" w:color="auto"/>
                <w:right w:val="none" w:sz="0" w:space="0" w:color="auto"/>
              </w:divBdr>
            </w:div>
            <w:div w:id="1145899055">
              <w:marLeft w:val="0"/>
              <w:marRight w:val="0"/>
              <w:marTop w:val="0"/>
              <w:marBottom w:val="0"/>
              <w:divBdr>
                <w:top w:val="none" w:sz="0" w:space="0" w:color="auto"/>
                <w:left w:val="none" w:sz="0" w:space="0" w:color="auto"/>
                <w:bottom w:val="none" w:sz="0" w:space="0" w:color="auto"/>
                <w:right w:val="none" w:sz="0" w:space="0" w:color="auto"/>
              </w:divBdr>
            </w:div>
            <w:div w:id="1995330077">
              <w:marLeft w:val="0"/>
              <w:marRight w:val="0"/>
              <w:marTop w:val="0"/>
              <w:marBottom w:val="0"/>
              <w:divBdr>
                <w:top w:val="none" w:sz="0" w:space="0" w:color="auto"/>
                <w:left w:val="none" w:sz="0" w:space="0" w:color="auto"/>
                <w:bottom w:val="none" w:sz="0" w:space="0" w:color="auto"/>
                <w:right w:val="none" w:sz="0" w:space="0" w:color="auto"/>
              </w:divBdr>
            </w:div>
            <w:div w:id="1420247198">
              <w:marLeft w:val="0"/>
              <w:marRight w:val="0"/>
              <w:marTop w:val="0"/>
              <w:marBottom w:val="0"/>
              <w:divBdr>
                <w:top w:val="none" w:sz="0" w:space="0" w:color="auto"/>
                <w:left w:val="none" w:sz="0" w:space="0" w:color="auto"/>
                <w:bottom w:val="none" w:sz="0" w:space="0" w:color="auto"/>
                <w:right w:val="none" w:sz="0" w:space="0" w:color="auto"/>
              </w:divBdr>
            </w:div>
            <w:div w:id="238486313">
              <w:marLeft w:val="0"/>
              <w:marRight w:val="0"/>
              <w:marTop w:val="0"/>
              <w:marBottom w:val="0"/>
              <w:divBdr>
                <w:top w:val="none" w:sz="0" w:space="0" w:color="auto"/>
                <w:left w:val="none" w:sz="0" w:space="0" w:color="auto"/>
                <w:bottom w:val="none" w:sz="0" w:space="0" w:color="auto"/>
                <w:right w:val="none" w:sz="0" w:space="0" w:color="auto"/>
              </w:divBdr>
            </w:div>
            <w:div w:id="1225799695">
              <w:marLeft w:val="0"/>
              <w:marRight w:val="0"/>
              <w:marTop w:val="0"/>
              <w:marBottom w:val="0"/>
              <w:divBdr>
                <w:top w:val="none" w:sz="0" w:space="0" w:color="auto"/>
                <w:left w:val="none" w:sz="0" w:space="0" w:color="auto"/>
                <w:bottom w:val="none" w:sz="0" w:space="0" w:color="auto"/>
                <w:right w:val="none" w:sz="0" w:space="0" w:color="auto"/>
              </w:divBdr>
            </w:div>
            <w:div w:id="713312107">
              <w:marLeft w:val="0"/>
              <w:marRight w:val="0"/>
              <w:marTop w:val="0"/>
              <w:marBottom w:val="0"/>
              <w:divBdr>
                <w:top w:val="none" w:sz="0" w:space="0" w:color="auto"/>
                <w:left w:val="none" w:sz="0" w:space="0" w:color="auto"/>
                <w:bottom w:val="none" w:sz="0" w:space="0" w:color="auto"/>
                <w:right w:val="none" w:sz="0" w:space="0" w:color="auto"/>
              </w:divBdr>
            </w:div>
            <w:div w:id="1618946377">
              <w:marLeft w:val="0"/>
              <w:marRight w:val="0"/>
              <w:marTop w:val="0"/>
              <w:marBottom w:val="0"/>
              <w:divBdr>
                <w:top w:val="none" w:sz="0" w:space="0" w:color="auto"/>
                <w:left w:val="none" w:sz="0" w:space="0" w:color="auto"/>
                <w:bottom w:val="none" w:sz="0" w:space="0" w:color="auto"/>
                <w:right w:val="none" w:sz="0" w:space="0" w:color="auto"/>
              </w:divBdr>
            </w:div>
            <w:div w:id="1486050892">
              <w:marLeft w:val="0"/>
              <w:marRight w:val="0"/>
              <w:marTop w:val="0"/>
              <w:marBottom w:val="0"/>
              <w:divBdr>
                <w:top w:val="none" w:sz="0" w:space="0" w:color="auto"/>
                <w:left w:val="none" w:sz="0" w:space="0" w:color="auto"/>
                <w:bottom w:val="none" w:sz="0" w:space="0" w:color="auto"/>
                <w:right w:val="none" w:sz="0" w:space="0" w:color="auto"/>
              </w:divBdr>
            </w:div>
            <w:div w:id="911310591">
              <w:marLeft w:val="0"/>
              <w:marRight w:val="0"/>
              <w:marTop w:val="0"/>
              <w:marBottom w:val="0"/>
              <w:divBdr>
                <w:top w:val="none" w:sz="0" w:space="0" w:color="auto"/>
                <w:left w:val="none" w:sz="0" w:space="0" w:color="auto"/>
                <w:bottom w:val="none" w:sz="0" w:space="0" w:color="auto"/>
                <w:right w:val="none" w:sz="0" w:space="0" w:color="auto"/>
              </w:divBdr>
            </w:div>
            <w:div w:id="1009454206">
              <w:marLeft w:val="0"/>
              <w:marRight w:val="0"/>
              <w:marTop w:val="0"/>
              <w:marBottom w:val="0"/>
              <w:divBdr>
                <w:top w:val="none" w:sz="0" w:space="0" w:color="auto"/>
                <w:left w:val="none" w:sz="0" w:space="0" w:color="auto"/>
                <w:bottom w:val="none" w:sz="0" w:space="0" w:color="auto"/>
                <w:right w:val="none" w:sz="0" w:space="0" w:color="auto"/>
              </w:divBdr>
            </w:div>
            <w:div w:id="1385105007">
              <w:marLeft w:val="0"/>
              <w:marRight w:val="0"/>
              <w:marTop w:val="0"/>
              <w:marBottom w:val="0"/>
              <w:divBdr>
                <w:top w:val="none" w:sz="0" w:space="0" w:color="auto"/>
                <w:left w:val="none" w:sz="0" w:space="0" w:color="auto"/>
                <w:bottom w:val="none" w:sz="0" w:space="0" w:color="auto"/>
                <w:right w:val="none" w:sz="0" w:space="0" w:color="auto"/>
              </w:divBdr>
            </w:div>
            <w:div w:id="1750148592">
              <w:marLeft w:val="0"/>
              <w:marRight w:val="0"/>
              <w:marTop w:val="0"/>
              <w:marBottom w:val="0"/>
              <w:divBdr>
                <w:top w:val="none" w:sz="0" w:space="0" w:color="auto"/>
                <w:left w:val="none" w:sz="0" w:space="0" w:color="auto"/>
                <w:bottom w:val="none" w:sz="0" w:space="0" w:color="auto"/>
                <w:right w:val="none" w:sz="0" w:space="0" w:color="auto"/>
              </w:divBdr>
            </w:div>
            <w:div w:id="1897233956">
              <w:marLeft w:val="0"/>
              <w:marRight w:val="0"/>
              <w:marTop w:val="0"/>
              <w:marBottom w:val="0"/>
              <w:divBdr>
                <w:top w:val="none" w:sz="0" w:space="0" w:color="auto"/>
                <w:left w:val="none" w:sz="0" w:space="0" w:color="auto"/>
                <w:bottom w:val="none" w:sz="0" w:space="0" w:color="auto"/>
                <w:right w:val="none" w:sz="0" w:space="0" w:color="auto"/>
              </w:divBdr>
            </w:div>
            <w:div w:id="1487891579">
              <w:marLeft w:val="0"/>
              <w:marRight w:val="0"/>
              <w:marTop w:val="0"/>
              <w:marBottom w:val="0"/>
              <w:divBdr>
                <w:top w:val="none" w:sz="0" w:space="0" w:color="auto"/>
                <w:left w:val="none" w:sz="0" w:space="0" w:color="auto"/>
                <w:bottom w:val="none" w:sz="0" w:space="0" w:color="auto"/>
                <w:right w:val="none" w:sz="0" w:space="0" w:color="auto"/>
              </w:divBdr>
            </w:div>
            <w:div w:id="1139150384">
              <w:marLeft w:val="0"/>
              <w:marRight w:val="0"/>
              <w:marTop w:val="0"/>
              <w:marBottom w:val="0"/>
              <w:divBdr>
                <w:top w:val="none" w:sz="0" w:space="0" w:color="auto"/>
                <w:left w:val="none" w:sz="0" w:space="0" w:color="auto"/>
                <w:bottom w:val="none" w:sz="0" w:space="0" w:color="auto"/>
                <w:right w:val="none" w:sz="0" w:space="0" w:color="auto"/>
              </w:divBdr>
            </w:div>
            <w:div w:id="1369063305">
              <w:marLeft w:val="0"/>
              <w:marRight w:val="0"/>
              <w:marTop w:val="0"/>
              <w:marBottom w:val="0"/>
              <w:divBdr>
                <w:top w:val="none" w:sz="0" w:space="0" w:color="auto"/>
                <w:left w:val="none" w:sz="0" w:space="0" w:color="auto"/>
                <w:bottom w:val="none" w:sz="0" w:space="0" w:color="auto"/>
                <w:right w:val="none" w:sz="0" w:space="0" w:color="auto"/>
              </w:divBdr>
            </w:div>
            <w:div w:id="1998415109">
              <w:marLeft w:val="0"/>
              <w:marRight w:val="0"/>
              <w:marTop w:val="0"/>
              <w:marBottom w:val="0"/>
              <w:divBdr>
                <w:top w:val="none" w:sz="0" w:space="0" w:color="auto"/>
                <w:left w:val="none" w:sz="0" w:space="0" w:color="auto"/>
                <w:bottom w:val="none" w:sz="0" w:space="0" w:color="auto"/>
                <w:right w:val="none" w:sz="0" w:space="0" w:color="auto"/>
              </w:divBdr>
            </w:div>
            <w:div w:id="463668153">
              <w:marLeft w:val="0"/>
              <w:marRight w:val="0"/>
              <w:marTop w:val="0"/>
              <w:marBottom w:val="0"/>
              <w:divBdr>
                <w:top w:val="none" w:sz="0" w:space="0" w:color="auto"/>
                <w:left w:val="none" w:sz="0" w:space="0" w:color="auto"/>
                <w:bottom w:val="none" w:sz="0" w:space="0" w:color="auto"/>
                <w:right w:val="none" w:sz="0" w:space="0" w:color="auto"/>
              </w:divBdr>
            </w:div>
            <w:div w:id="1329408427">
              <w:marLeft w:val="0"/>
              <w:marRight w:val="0"/>
              <w:marTop w:val="0"/>
              <w:marBottom w:val="0"/>
              <w:divBdr>
                <w:top w:val="none" w:sz="0" w:space="0" w:color="auto"/>
                <w:left w:val="none" w:sz="0" w:space="0" w:color="auto"/>
                <w:bottom w:val="none" w:sz="0" w:space="0" w:color="auto"/>
                <w:right w:val="none" w:sz="0" w:space="0" w:color="auto"/>
              </w:divBdr>
            </w:div>
            <w:div w:id="496115200">
              <w:marLeft w:val="0"/>
              <w:marRight w:val="0"/>
              <w:marTop w:val="0"/>
              <w:marBottom w:val="0"/>
              <w:divBdr>
                <w:top w:val="none" w:sz="0" w:space="0" w:color="auto"/>
                <w:left w:val="none" w:sz="0" w:space="0" w:color="auto"/>
                <w:bottom w:val="none" w:sz="0" w:space="0" w:color="auto"/>
                <w:right w:val="none" w:sz="0" w:space="0" w:color="auto"/>
              </w:divBdr>
            </w:div>
            <w:div w:id="20862962">
              <w:marLeft w:val="0"/>
              <w:marRight w:val="0"/>
              <w:marTop w:val="0"/>
              <w:marBottom w:val="0"/>
              <w:divBdr>
                <w:top w:val="none" w:sz="0" w:space="0" w:color="auto"/>
                <w:left w:val="none" w:sz="0" w:space="0" w:color="auto"/>
                <w:bottom w:val="none" w:sz="0" w:space="0" w:color="auto"/>
                <w:right w:val="none" w:sz="0" w:space="0" w:color="auto"/>
              </w:divBdr>
            </w:div>
            <w:div w:id="1935240383">
              <w:marLeft w:val="0"/>
              <w:marRight w:val="0"/>
              <w:marTop w:val="0"/>
              <w:marBottom w:val="0"/>
              <w:divBdr>
                <w:top w:val="none" w:sz="0" w:space="0" w:color="auto"/>
                <w:left w:val="none" w:sz="0" w:space="0" w:color="auto"/>
                <w:bottom w:val="none" w:sz="0" w:space="0" w:color="auto"/>
                <w:right w:val="none" w:sz="0" w:space="0" w:color="auto"/>
              </w:divBdr>
            </w:div>
            <w:div w:id="250045410">
              <w:marLeft w:val="0"/>
              <w:marRight w:val="0"/>
              <w:marTop w:val="0"/>
              <w:marBottom w:val="0"/>
              <w:divBdr>
                <w:top w:val="none" w:sz="0" w:space="0" w:color="auto"/>
                <w:left w:val="none" w:sz="0" w:space="0" w:color="auto"/>
                <w:bottom w:val="none" w:sz="0" w:space="0" w:color="auto"/>
                <w:right w:val="none" w:sz="0" w:space="0" w:color="auto"/>
              </w:divBdr>
            </w:div>
            <w:div w:id="2051178051">
              <w:marLeft w:val="0"/>
              <w:marRight w:val="0"/>
              <w:marTop w:val="0"/>
              <w:marBottom w:val="0"/>
              <w:divBdr>
                <w:top w:val="none" w:sz="0" w:space="0" w:color="auto"/>
                <w:left w:val="none" w:sz="0" w:space="0" w:color="auto"/>
                <w:bottom w:val="none" w:sz="0" w:space="0" w:color="auto"/>
                <w:right w:val="none" w:sz="0" w:space="0" w:color="auto"/>
              </w:divBdr>
            </w:div>
            <w:div w:id="1835681374">
              <w:marLeft w:val="0"/>
              <w:marRight w:val="0"/>
              <w:marTop w:val="0"/>
              <w:marBottom w:val="0"/>
              <w:divBdr>
                <w:top w:val="none" w:sz="0" w:space="0" w:color="auto"/>
                <w:left w:val="none" w:sz="0" w:space="0" w:color="auto"/>
                <w:bottom w:val="none" w:sz="0" w:space="0" w:color="auto"/>
                <w:right w:val="none" w:sz="0" w:space="0" w:color="auto"/>
              </w:divBdr>
            </w:div>
            <w:div w:id="296031693">
              <w:marLeft w:val="0"/>
              <w:marRight w:val="0"/>
              <w:marTop w:val="0"/>
              <w:marBottom w:val="0"/>
              <w:divBdr>
                <w:top w:val="none" w:sz="0" w:space="0" w:color="auto"/>
                <w:left w:val="none" w:sz="0" w:space="0" w:color="auto"/>
                <w:bottom w:val="none" w:sz="0" w:space="0" w:color="auto"/>
                <w:right w:val="none" w:sz="0" w:space="0" w:color="auto"/>
              </w:divBdr>
            </w:div>
            <w:div w:id="1424260902">
              <w:marLeft w:val="0"/>
              <w:marRight w:val="0"/>
              <w:marTop w:val="0"/>
              <w:marBottom w:val="0"/>
              <w:divBdr>
                <w:top w:val="none" w:sz="0" w:space="0" w:color="auto"/>
                <w:left w:val="none" w:sz="0" w:space="0" w:color="auto"/>
                <w:bottom w:val="none" w:sz="0" w:space="0" w:color="auto"/>
                <w:right w:val="none" w:sz="0" w:space="0" w:color="auto"/>
              </w:divBdr>
            </w:div>
            <w:div w:id="2086563372">
              <w:marLeft w:val="0"/>
              <w:marRight w:val="0"/>
              <w:marTop w:val="0"/>
              <w:marBottom w:val="0"/>
              <w:divBdr>
                <w:top w:val="none" w:sz="0" w:space="0" w:color="auto"/>
                <w:left w:val="none" w:sz="0" w:space="0" w:color="auto"/>
                <w:bottom w:val="none" w:sz="0" w:space="0" w:color="auto"/>
                <w:right w:val="none" w:sz="0" w:space="0" w:color="auto"/>
              </w:divBdr>
            </w:div>
            <w:div w:id="1201237479">
              <w:marLeft w:val="0"/>
              <w:marRight w:val="0"/>
              <w:marTop w:val="0"/>
              <w:marBottom w:val="0"/>
              <w:divBdr>
                <w:top w:val="none" w:sz="0" w:space="0" w:color="auto"/>
                <w:left w:val="none" w:sz="0" w:space="0" w:color="auto"/>
                <w:bottom w:val="none" w:sz="0" w:space="0" w:color="auto"/>
                <w:right w:val="none" w:sz="0" w:space="0" w:color="auto"/>
              </w:divBdr>
            </w:div>
            <w:div w:id="1371228578">
              <w:marLeft w:val="0"/>
              <w:marRight w:val="0"/>
              <w:marTop w:val="0"/>
              <w:marBottom w:val="0"/>
              <w:divBdr>
                <w:top w:val="none" w:sz="0" w:space="0" w:color="auto"/>
                <w:left w:val="none" w:sz="0" w:space="0" w:color="auto"/>
                <w:bottom w:val="none" w:sz="0" w:space="0" w:color="auto"/>
                <w:right w:val="none" w:sz="0" w:space="0" w:color="auto"/>
              </w:divBdr>
            </w:div>
            <w:div w:id="1784229191">
              <w:marLeft w:val="0"/>
              <w:marRight w:val="0"/>
              <w:marTop w:val="0"/>
              <w:marBottom w:val="0"/>
              <w:divBdr>
                <w:top w:val="none" w:sz="0" w:space="0" w:color="auto"/>
                <w:left w:val="none" w:sz="0" w:space="0" w:color="auto"/>
                <w:bottom w:val="none" w:sz="0" w:space="0" w:color="auto"/>
                <w:right w:val="none" w:sz="0" w:space="0" w:color="auto"/>
              </w:divBdr>
            </w:div>
            <w:div w:id="596448319">
              <w:marLeft w:val="0"/>
              <w:marRight w:val="0"/>
              <w:marTop w:val="0"/>
              <w:marBottom w:val="0"/>
              <w:divBdr>
                <w:top w:val="none" w:sz="0" w:space="0" w:color="auto"/>
                <w:left w:val="none" w:sz="0" w:space="0" w:color="auto"/>
                <w:bottom w:val="none" w:sz="0" w:space="0" w:color="auto"/>
                <w:right w:val="none" w:sz="0" w:space="0" w:color="auto"/>
              </w:divBdr>
            </w:div>
            <w:div w:id="1145708511">
              <w:marLeft w:val="0"/>
              <w:marRight w:val="0"/>
              <w:marTop w:val="0"/>
              <w:marBottom w:val="0"/>
              <w:divBdr>
                <w:top w:val="none" w:sz="0" w:space="0" w:color="auto"/>
                <w:left w:val="none" w:sz="0" w:space="0" w:color="auto"/>
                <w:bottom w:val="none" w:sz="0" w:space="0" w:color="auto"/>
                <w:right w:val="none" w:sz="0" w:space="0" w:color="auto"/>
              </w:divBdr>
            </w:div>
            <w:div w:id="1257440924">
              <w:marLeft w:val="0"/>
              <w:marRight w:val="0"/>
              <w:marTop w:val="0"/>
              <w:marBottom w:val="0"/>
              <w:divBdr>
                <w:top w:val="none" w:sz="0" w:space="0" w:color="auto"/>
                <w:left w:val="none" w:sz="0" w:space="0" w:color="auto"/>
                <w:bottom w:val="none" w:sz="0" w:space="0" w:color="auto"/>
                <w:right w:val="none" w:sz="0" w:space="0" w:color="auto"/>
              </w:divBdr>
            </w:div>
            <w:div w:id="329797406">
              <w:marLeft w:val="0"/>
              <w:marRight w:val="0"/>
              <w:marTop w:val="0"/>
              <w:marBottom w:val="0"/>
              <w:divBdr>
                <w:top w:val="none" w:sz="0" w:space="0" w:color="auto"/>
                <w:left w:val="none" w:sz="0" w:space="0" w:color="auto"/>
                <w:bottom w:val="none" w:sz="0" w:space="0" w:color="auto"/>
                <w:right w:val="none" w:sz="0" w:space="0" w:color="auto"/>
              </w:divBdr>
            </w:div>
            <w:div w:id="1254978001">
              <w:marLeft w:val="0"/>
              <w:marRight w:val="0"/>
              <w:marTop w:val="0"/>
              <w:marBottom w:val="0"/>
              <w:divBdr>
                <w:top w:val="none" w:sz="0" w:space="0" w:color="auto"/>
                <w:left w:val="none" w:sz="0" w:space="0" w:color="auto"/>
                <w:bottom w:val="none" w:sz="0" w:space="0" w:color="auto"/>
                <w:right w:val="none" w:sz="0" w:space="0" w:color="auto"/>
              </w:divBdr>
            </w:div>
            <w:div w:id="267467378">
              <w:marLeft w:val="0"/>
              <w:marRight w:val="0"/>
              <w:marTop w:val="0"/>
              <w:marBottom w:val="0"/>
              <w:divBdr>
                <w:top w:val="none" w:sz="0" w:space="0" w:color="auto"/>
                <w:left w:val="none" w:sz="0" w:space="0" w:color="auto"/>
                <w:bottom w:val="none" w:sz="0" w:space="0" w:color="auto"/>
                <w:right w:val="none" w:sz="0" w:space="0" w:color="auto"/>
              </w:divBdr>
            </w:div>
            <w:div w:id="985669626">
              <w:marLeft w:val="0"/>
              <w:marRight w:val="0"/>
              <w:marTop w:val="0"/>
              <w:marBottom w:val="0"/>
              <w:divBdr>
                <w:top w:val="none" w:sz="0" w:space="0" w:color="auto"/>
                <w:left w:val="none" w:sz="0" w:space="0" w:color="auto"/>
                <w:bottom w:val="none" w:sz="0" w:space="0" w:color="auto"/>
                <w:right w:val="none" w:sz="0" w:space="0" w:color="auto"/>
              </w:divBdr>
            </w:div>
            <w:div w:id="1453552200">
              <w:marLeft w:val="0"/>
              <w:marRight w:val="0"/>
              <w:marTop w:val="0"/>
              <w:marBottom w:val="0"/>
              <w:divBdr>
                <w:top w:val="none" w:sz="0" w:space="0" w:color="auto"/>
                <w:left w:val="none" w:sz="0" w:space="0" w:color="auto"/>
                <w:bottom w:val="none" w:sz="0" w:space="0" w:color="auto"/>
                <w:right w:val="none" w:sz="0" w:space="0" w:color="auto"/>
              </w:divBdr>
            </w:div>
            <w:div w:id="1880775518">
              <w:marLeft w:val="0"/>
              <w:marRight w:val="0"/>
              <w:marTop w:val="0"/>
              <w:marBottom w:val="0"/>
              <w:divBdr>
                <w:top w:val="none" w:sz="0" w:space="0" w:color="auto"/>
                <w:left w:val="none" w:sz="0" w:space="0" w:color="auto"/>
                <w:bottom w:val="none" w:sz="0" w:space="0" w:color="auto"/>
                <w:right w:val="none" w:sz="0" w:space="0" w:color="auto"/>
              </w:divBdr>
            </w:div>
            <w:div w:id="1207722435">
              <w:marLeft w:val="0"/>
              <w:marRight w:val="0"/>
              <w:marTop w:val="0"/>
              <w:marBottom w:val="0"/>
              <w:divBdr>
                <w:top w:val="none" w:sz="0" w:space="0" w:color="auto"/>
                <w:left w:val="none" w:sz="0" w:space="0" w:color="auto"/>
                <w:bottom w:val="none" w:sz="0" w:space="0" w:color="auto"/>
                <w:right w:val="none" w:sz="0" w:space="0" w:color="auto"/>
              </w:divBdr>
            </w:div>
            <w:div w:id="719212558">
              <w:marLeft w:val="0"/>
              <w:marRight w:val="0"/>
              <w:marTop w:val="0"/>
              <w:marBottom w:val="0"/>
              <w:divBdr>
                <w:top w:val="none" w:sz="0" w:space="0" w:color="auto"/>
                <w:left w:val="none" w:sz="0" w:space="0" w:color="auto"/>
                <w:bottom w:val="none" w:sz="0" w:space="0" w:color="auto"/>
                <w:right w:val="none" w:sz="0" w:space="0" w:color="auto"/>
              </w:divBdr>
            </w:div>
            <w:div w:id="1084186401">
              <w:marLeft w:val="0"/>
              <w:marRight w:val="0"/>
              <w:marTop w:val="0"/>
              <w:marBottom w:val="0"/>
              <w:divBdr>
                <w:top w:val="none" w:sz="0" w:space="0" w:color="auto"/>
                <w:left w:val="none" w:sz="0" w:space="0" w:color="auto"/>
                <w:bottom w:val="none" w:sz="0" w:space="0" w:color="auto"/>
                <w:right w:val="none" w:sz="0" w:space="0" w:color="auto"/>
              </w:divBdr>
            </w:div>
            <w:div w:id="162821065">
              <w:marLeft w:val="0"/>
              <w:marRight w:val="0"/>
              <w:marTop w:val="0"/>
              <w:marBottom w:val="0"/>
              <w:divBdr>
                <w:top w:val="none" w:sz="0" w:space="0" w:color="auto"/>
                <w:left w:val="none" w:sz="0" w:space="0" w:color="auto"/>
                <w:bottom w:val="none" w:sz="0" w:space="0" w:color="auto"/>
                <w:right w:val="none" w:sz="0" w:space="0" w:color="auto"/>
              </w:divBdr>
            </w:div>
            <w:div w:id="495459400">
              <w:marLeft w:val="0"/>
              <w:marRight w:val="0"/>
              <w:marTop w:val="0"/>
              <w:marBottom w:val="0"/>
              <w:divBdr>
                <w:top w:val="none" w:sz="0" w:space="0" w:color="auto"/>
                <w:left w:val="none" w:sz="0" w:space="0" w:color="auto"/>
                <w:bottom w:val="none" w:sz="0" w:space="0" w:color="auto"/>
                <w:right w:val="none" w:sz="0" w:space="0" w:color="auto"/>
              </w:divBdr>
            </w:div>
            <w:div w:id="2104300455">
              <w:marLeft w:val="0"/>
              <w:marRight w:val="0"/>
              <w:marTop w:val="0"/>
              <w:marBottom w:val="0"/>
              <w:divBdr>
                <w:top w:val="none" w:sz="0" w:space="0" w:color="auto"/>
                <w:left w:val="none" w:sz="0" w:space="0" w:color="auto"/>
                <w:bottom w:val="none" w:sz="0" w:space="0" w:color="auto"/>
                <w:right w:val="none" w:sz="0" w:space="0" w:color="auto"/>
              </w:divBdr>
            </w:div>
            <w:div w:id="190344729">
              <w:marLeft w:val="0"/>
              <w:marRight w:val="0"/>
              <w:marTop w:val="0"/>
              <w:marBottom w:val="0"/>
              <w:divBdr>
                <w:top w:val="none" w:sz="0" w:space="0" w:color="auto"/>
                <w:left w:val="none" w:sz="0" w:space="0" w:color="auto"/>
                <w:bottom w:val="none" w:sz="0" w:space="0" w:color="auto"/>
                <w:right w:val="none" w:sz="0" w:space="0" w:color="auto"/>
              </w:divBdr>
            </w:div>
            <w:div w:id="1582987624">
              <w:marLeft w:val="0"/>
              <w:marRight w:val="0"/>
              <w:marTop w:val="0"/>
              <w:marBottom w:val="0"/>
              <w:divBdr>
                <w:top w:val="none" w:sz="0" w:space="0" w:color="auto"/>
                <w:left w:val="none" w:sz="0" w:space="0" w:color="auto"/>
                <w:bottom w:val="none" w:sz="0" w:space="0" w:color="auto"/>
                <w:right w:val="none" w:sz="0" w:space="0" w:color="auto"/>
              </w:divBdr>
            </w:div>
            <w:div w:id="831675051">
              <w:marLeft w:val="0"/>
              <w:marRight w:val="0"/>
              <w:marTop w:val="0"/>
              <w:marBottom w:val="0"/>
              <w:divBdr>
                <w:top w:val="none" w:sz="0" w:space="0" w:color="auto"/>
                <w:left w:val="none" w:sz="0" w:space="0" w:color="auto"/>
                <w:bottom w:val="none" w:sz="0" w:space="0" w:color="auto"/>
                <w:right w:val="none" w:sz="0" w:space="0" w:color="auto"/>
              </w:divBdr>
            </w:div>
            <w:div w:id="2045010842">
              <w:marLeft w:val="0"/>
              <w:marRight w:val="0"/>
              <w:marTop w:val="0"/>
              <w:marBottom w:val="0"/>
              <w:divBdr>
                <w:top w:val="none" w:sz="0" w:space="0" w:color="auto"/>
                <w:left w:val="none" w:sz="0" w:space="0" w:color="auto"/>
                <w:bottom w:val="none" w:sz="0" w:space="0" w:color="auto"/>
                <w:right w:val="none" w:sz="0" w:space="0" w:color="auto"/>
              </w:divBdr>
            </w:div>
            <w:div w:id="1001006550">
              <w:marLeft w:val="0"/>
              <w:marRight w:val="0"/>
              <w:marTop w:val="0"/>
              <w:marBottom w:val="0"/>
              <w:divBdr>
                <w:top w:val="none" w:sz="0" w:space="0" w:color="auto"/>
                <w:left w:val="none" w:sz="0" w:space="0" w:color="auto"/>
                <w:bottom w:val="none" w:sz="0" w:space="0" w:color="auto"/>
                <w:right w:val="none" w:sz="0" w:space="0" w:color="auto"/>
              </w:divBdr>
            </w:div>
            <w:div w:id="651642124">
              <w:marLeft w:val="0"/>
              <w:marRight w:val="0"/>
              <w:marTop w:val="0"/>
              <w:marBottom w:val="0"/>
              <w:divBdr>
                <w:top w:val="none" w:sz="0" w:space="0" w:color="auto"/>
                <w:left w:val="none" w:sz="0" w:space="0" w:color="auto"/>
                <w:bottom w:val="none" w:sz="0" w:space="0" w:color="auto"/>
                <w:right w:val="none" w:sz="0" w:space="0" w:color="auto"/>
              </w:divBdr>
            </w:div>
            <w:div w:id="1758136362">
              <w:marLeft w:val="0"/>
              <w:marRight w:val="0"/>
              <w:marTop w:val="0"/>
              <w:marBottom w:val="0"/>
              <w:divBdr>
                <w:top w:val="none" w:sz="0" w:space="0" w:color="auto"/>
                <w:left w:val="none" w:sz="0" w:space="0" w:color="auto"/>
                <w:bottom w:val="none" w:sz="0" w:space="0" w:color="auto"/>
                <w:right w:val="none" w:sz="0" w:space="0" w:color="auto"/>
              </w:divBdr>
            </w:div>
            <w:div w:id="870461069">
              <w:marLeft w:val="0"/>
              <w:marRight w:val="0"/>
              <w:marTop w:val="0"/>
              <w:marBottom w:val="0"/>
              <w:divBdr>
                <w:top w:val="none" w:sz="0" w:space="0" w:color="auto"/>
                <w:left w:val="none" w:sz="0" w:space="0" w:color="auto"/>
                <w:bottom w:val="none" w:sz="0" w:space="0" w:color="auto"/>
                <w:right w:val="none" w:sz="0" w:space="0" w:color="auto"/>
              </w:divBdr>
            </w:div>
            <w:div w:id="1520510045">
              <w:marLeft w:val="0"/>
              <w:marRight w:val="0"/>
              <w:marTop w:val="0"/>
              <w:marBottom w:val="0"/>
              <w:divBdr>
                <w:top w:val="none" w:sz="0" w:space="0" w:color="auto"/>
                <w:left w:val="none" w:sz="0" w:space="0" w:color="auto"/>
                <w:bottom w:val="none" w:sz="0" w:space="0" w:color="auto"/>
                <w:right w:val="none" w:sz="0" w:space="0" w:color="auto"/>
              </w:divBdr>
            </w:div>
            <w:div w:id="418211547">
              <w:marLeft w:val="0"/>
              <w:marRight w:val="0"/>
              <w:marTop w:val="0"/>
              <w:marBottom w:val="0"/>
              <w:divBdr>
                <w:top w:val="none" w:sz="0" w:space="0" w:color="auto"/>
                <w:left w:val="none" w:sz="0" w:space="0" w:color="auto"/>
                <w:bottom w:val="none" w:sz="0" w:space="0" w:color="auto"/>
                <w:right w:val="none" w:sz="0" w:space="0" w:color="auto"/>
              </w:divBdr>
            </w:div>
            <w:div w:id="126510243">
              <w:marLeft w:val="0"/>
              <w:marRight w:val="0"/>
              <w:marTop w:val="0"/>
              <w:marBottom w:val="0"/>
              <w:divBdr>
                <w:top w:val="none" w:sz="0" w:space="0" w:color="auto"/>
                <w:left w:val="none" w:sz="0" w:space="0" w:color="auto"/>
                <w:bottom w:val="none" w:sz="0" w:space="0" w:color="auto"/>
                <w:right w:val="none" w:sz="0" w:space="0" w:color="auto"/>
              </w:divBdr>
            </w:div>
            <w:div w:id="1919973339">
              <w:marLeft w:val="0"/>
              <w:marRight w:val="0"/>
              <w:marTop w:val="0"/>
              <w:marBottom w:val="0"/>
              <w:divBdr>
                <w:top w:val="none" w:sz="0" w:space="0" w:color="auto"/>
                <w:left w:val="none" w:sz="0" w:space="0" w:color="auto"/>
                <w:bottom w:val="none" w:sz="0" w:space="0" w:color="auto"/>
                <w:right w:val="none" w:sz="0" w:space="0" w:color="auto"/>
              </w:divBdr>
            </w:div>
            <w:div w:id="966012341">
              <w:marLeft w:val="0"/>
              <w:marRight w:val="0"/>
              <w:marTop w:val="0"/>
              <w:marBottom w:val="0"/>
              <w:divBdr>
                <w:top w:val="none" w:sz="0" w:space="0" w:color="auto"/>
                <w:left w:val="none" w:sz="0" w:space="0" w:color="auto"/>
                <w:bottom w:val="none" w:sz="0" w:space="0" w:color="auto"/>
                <w:right w:val="none" w:sz="0" w:space="0" w:color="auto"/>
              </w:divBdr>
            </w:div>
            <w:div w:id="255094943">
              <w:marLeft w:val="0"/>
              <w:marRight w:val="0"/>
              <w:marTop w:val="0"/>
              <w:marBottom w:val="0"/>
              <w:divBdr>
                <w:top w:val="none" w:sz="0" w:space="0" w:color="auto"/>
                <w:left w:val="none" w:sz="0" w:space="0" w:color="auto"/>
                <w:bottom w:val="none" w:sz="0" w:space="0" w:color="auto"/>
                <w:right w:val="none" w:sz="0" w:space="0" w:color="auto"/>
              </w:divBdr>
            </w:div>
            <w:div w:id="449326692">
              <w:marLeft w:val="0"/>
              <w:marRight w:val="0"/>
              <w:marTop w:val="0"/>
              <w:marBottom w:val="0"/>
              <w:divBdr>
                <w:top w:val="none" w:sz="0" w:space="0" w:color="auto"/>
                <w:left w:val="none" w:sz="0" w:space="0" w:color="auto"/>
                <w:bottom w:val="none" w:sz="0" w:space="0" w:color="auto"/>
                <w:right w:val="none" w:sz="0" w:space="0" w:color="auto"/>
              </w:divBdr>
            </w:div>
            <w:div w:id="1223977365">
              <w:marLeft w:val="0"/>
              <w:marRight w:val="0"/>
              <w:marTop w:val="0"/>
              <w:marBottom w:val="0"/>
              <w:divBdr>
                <w:top w:val="none" w:sz="0" w:space="0" w:color="auto"/>
                <w:left w:val="none" w:sz="0" w:space="0" w:color="auto"/>
                <w:bottom w:val="none" w:sz="0" w:space="0" w:color="auto"/>
                <w:right w:val="none" w:sz="0" w:space="0" w:color="auto"/>
              </w:divBdr>
            </w:div>
            <w:div w:id="857037481">
              <w:marLeft w:val="0"/>
              <w:marRight w:val="0"/>
              <w:marTop w:val="0"/>
              <w:marBottom w:val="0"/>
              <w:divBdr>
                <w:top w:val="none" w:sz="0" w:space="0" w:color="auto"/>
                <w:left w:val="none" w:sz="0" w:space="0" w:color="auto"/>
                <w:bottom w:val="none" w:sz="0" w:space="0" w:color="auto"/>
                <w:right w:val="none" w:sz="0" w:space="0" w:color="auto"/>
              </w:divBdr>
            </w:div>
            <w:div w:id="405959345">
              <w:marLeft w:val="0"/>
              <w:marRight w:val="0"/>
              <w:marTop w:val="0"/>
              <w:marBottom w:val="0"/>
              <w:divBdr>
                <w:top w:val="none" w:sz="0" w:space="0" w:color="auto"/>
                <w:left w:val="none" w:sz="0" w:space="0" w:color="auto"/>
                <w:bottom w:val="none" w:sz="0" w:space="0" w:color="auto"/>
                <w:right w:val="none" w:sz="0" w:space="0" w:color="auto"/>
              </w:divBdr>
            </w:div>
            <w:div w:id="533932358">
              <w:marLeft w:val="0"/>
              <w:marRight w:val="0"/>
              <w:marTop w:val="0"/>
              <w:marBottom w:val="0"/>
              <w:divBdr>
                <w:top w:val="none" w:sz="0" w:space="0" w:color="auto"/>
                <w:left w:val="none" w:sz="0" w:space="0" w:color="auto"/>
                <w:bottom w:val="none" w:sz="0" w:space="0" w:color="auto"/>
                <w:right w:val="none" w:sz="0" w:space="0" w:color="auto"/>
              </w:divBdr>
            </w:div>
            <w:div w:id="1809862760">
              <w:marLeft w:val="0"/>
              <w:marRight w:val="0"/>
              <w:marTop w:val="0"/>
              <w:marBottom w:val="0"/>
              <w:divBdr>
                <w:top w:val="none" w:sz="0" w:space="0" w:color="auto"/>
                <w:left w:val="none" w:sz="0" w:space="0" w:color="auto"/>
                <w:bottom w:val="none" w:sz="0" w:space="0" w:color="auto"/>
                <w:right w:val="none" w:sz="0" w:space="0" w:color="auto"/>
              </w:divBdr>
            </w:div>
            <w:div w:id="1213343419">
              <w:marLeft w:val="0"/>
              <w:marRight w:val="0"/>
              <w:marTop w:val="0"/>
              <w:marBottom w:val="0"/>
              <w:divBdr>
                <w:top w:val="none" w:sz="0" w:space="0" w:color="auto"/>
                <w:left w:val="none" w:sz="0" w:space="0" w:color="auto"/>
                <w:bottom w:val="none" w:sz="0" w:space="0" w:color="auto"/>
                <w:right w:val="none" w:sz="0" w:space="0" w:color="auto"/>
              </w:divBdr>
            </w:div>
            <w:div w:id="1839423645">
              <w:marLeft w:val="0"/>
              <w:marRight w:val="0"/>
              <w:marTop w:val="0"/>
              <w:marBottom w:val="0"/>
              <w:divBdr>
                <w:top w:val="none" w:sz="0" w:space="0" w:color="auto"/>
                <w:left w:val="none" w:sz="0" w:space="0" w:color="auto"/>
                <w:bottom w:val="none" w:sz="0" w:space="0" w:color="auto"/>
                <w:right w:val="none" w:sz="0" w:space="0" w:color="auto"/>
              </w:divBdr>
            </w:div>
            <w:div w:id="183786500">
              <w:marLeft w:val="0"/>
              <w:marRight w:val="0"/>
              <w:marTop w:val="0"/>
              <w:marBottom w:val="0"/>
              <w:divBdr>
                <w:top w:val="none" w:sz="0" w:space="0" w:color="auto"/>
                <w:left w:val="none" w:sz="0" w:space="0" w:color="auto"/>
                <w:bottom w:val="none" w:sz="0" w:space="0" w:color="auto"/>
                <w:right w:val="none" w:sz="0" w:space="0" w:color="auto"/>
              </w:divBdr>
            </w:div>
            <w:div w:id="840700641">
              <w:marLeft w:val="0"/>
              <w:marRight w:val="0"/>
              <w:marTop w:val="0"/>
              <w:marBottom w:val="0"/>
              <w:divBdr>
                <w:top w:val="none" w:sz="0" w:space="0" w:color="auto"/>
                <w:left w:val="none" w:sz="0" w:space="0" w:color="auto"/>
                <w:bottom w:val="none" w:sz="0" w:space="0" w:color="auto"/>
                <w:right w:val="none" w:sz="0" w:space="0" w:color="auto"/>
              </w:divBdr>
            </w:div>
            <w:div w:id="1272053899">
              <w:marLeft w:val="0"/>
              <w:marRight w:val="0"/>
              <w:marTop w:val="0"/>
              <w:marBottom w:val="0"/>
              <w:divBdr>
                <w:top w:val="none" w:sz="0" w:space="0" w:color="auto"/>
                <w:left w:val="none" w:sz="0" w:space="0" w:color="auto"/>
                <w:bottom w:val="none" w:sz="0" w:space="0" w:color="auto"/>
                <w:right w:val="none" w:sz="0" w:space="0" w:color="auto"/>
              </w:divBdr>
            </w:div>
            <w:div w:id="1393775214">
              <w:marLeft w:val="0"/>
              <w:marRight w:val="0"/>
              <w:marTop w:val="0"/>
              <w:marBottom w:val="0"/>
              <w:divBdr>
                <w:top w:val="none" w:sz="0" w:space="0" w:color="auto"/>
                <w:left w:val="none" w:sz="0" w:space="0" w:color="auto"/>
                <w:bottom w:val="none" w:sz="0" w:space="0" w:color="auto"/>
                <w:right w:val="none" w:sz="0" w:space="0" w:color="auto"/>
              </w:divBdr>
            </w:div>
            <w:div w:id="1400248693">
              <w:marLeft w:val="0"/>
              <w:marRight w:val="0"/>
              <w:marTop w:val="0"/>
              <w:marBottom w:val="0"/>
              <w:divBdr>
                <w:top w:val="none" w:sz="0" w:space="0" w:color="auto"/>
                <w:left w:val="none" w:sz="0" w:space="0" w:color="auto"/>
                <w:bottom w:val="none" w:sz="0" w:space="0" w:color="auto"/>
                <w:right w:val="none" w:sz="0" w:space="0" w:color="auto"/>
              </w:divBdr>
            </w:div>
            <w:div w:id="718280220">
              <w:marLeft w:val="0"/>
              <w:marRight w:val="0"/>
              <w:marTop w:val="0"/>
              <w:marBottom w:val="0"/>
              <w:divBdr>
                <w:top w:val="none" w:sz="0" w:space="0" w:color="auto"/>
                <w:left w:val="none" w:sz="0" w:space="0" w:color="auto"/>
                <w:bottom w:val="none" w:sz="0" w:space="0" w:color="auto"/>
                <w:right w:val="none" w:sz="0" w:space="0" w:color="auto"/>
              </w:divBdr>
            </w:div>
            <w:div w:id="735709719">
              <w:marLeft w:val="0"/>
              <w:marRight w:val="0"/>
              <w:marTop w:val="0"/>
              <w:marBottom w:val="0"/>
              <w:divBdr>
                <w:top w:val="none" w:sz="0" w:space="0" w:color="auto"/>
                <w:left w:val="none" w:sz="0" w:space="0" w:color="auto"/>
                <w:bottom w:val="none" w:sz="0" w:space="0" w:color="auto"/>
                <w:right w:val="none" w:sz="0" w:space="0" w:color="auto"/>
              </w:divBdr>
            </w:div>
            <w:div w:id="344014066">
              <w:marLeft w:val="0"/>
              <w:marRight w:val="0"/>
              <w:marTop w:val="0"/>
              <w:marBottom w:val="0"/>
              <w:divBdr>
                <w:top w:val="none" w:sz="0" w:space="0" w:color="auto"/>
                <w:left w:val="none" w:sz="0" w:space="0" w:color="auto"/>
                <w:bottom w:val="none" w:sz="0" w:space="0" w:color="auto"/>
                <w:right w:val="none" w:sz="0" w:space="0" w:color="auto"/>
              </w:divBdr>
            </w:div>
            <w:div w:id="567224255">
              <w:marLeft w:val="0"/>
              <w:marRight w:val="0"/>
              <w:marTop w:val="0"/>
              <w:marBottom w:val="0"/>
              <w:divBdr>
                <w:top w:val="none" w:sz="0" w:space="0" w:color="auto"/>
                <w:left w:val="none" w:sz="0" w:space="0" w:color="auto"/>
                <w:bottom w:val="none" w:sz="0" w:space="0" w:color="auto"/>
                <w:right w:val="none" w:sz="0" w:space="0" w:color="auto"/>
              </w:divBdr>
            </w:div>
            <w:div w:id="1861813594">
              <w:marLeft w:val="0"/>
              <w:marRight w:val="0"/>
              <w:marTop w:val="0"/>
              <w:marBottom w:val="0"/>
              <w:divBdr>
                <w:top w:val="none" w:sz="0" w:space="0" w:color="auto"/>
                <w:left w:val="none" w:sz="0" w:space="0" w:color="auto"/>
                <w:bottom w:val="none" w:sz="0" w:space="0" w:color="auto"/>
                <w:right w:val="none" w:sz="0" w:space="0" w:color="auto"/>
              </w:divBdr>
            </w:div>
            <w:div w:id="1738432703">
              <w:marLeft w:val="0"/>
              <w:marRight w:val="0"/>
              <w:marTop w:val="0"/>
              <w:marBottom w:val="0"/>
              <w:divBdr>
                <w:top w:val="none" w:sz="0" w:space="0" w:color="auto"/>
                <w:left w:val="none" w:sz="0" w:space="0" w:color="auto"/>
                <w:bottom w:val="none" w:sz="0" w:space="0" w:color="auto"/>
                <w:right w:val="none" w:sz="0" w:space="0" w:color="auto"/>
              </w:divBdr>
            </w:div>
            <w:div w:id="532041396">
              <w:marLeft w:val="0"/>
              <w:marRight w:val="0"/>
              <w:marTop w:val="0"/>
              <w:marBottom w:val="0"/>
              <w:divBdr>
                <w:top w:val="none" w:sz="0" w:space="0" w:color="auto"/>
                <w:left w:val="none" w:sz="0" w:space="0" w:color="auto"/>
                <w:bottom w:val="none" w:sz="0" w:space="0" w:color="auto"/>
                <w:right w:val="none" w:sz="0" w:space="0" w:color="auto"/>
              </w:divBdr>
            </w:div>
            <w:div w:id="1853641691">
              <w:marLeft w:val="0"/>
              <w:marRight w:val="0"/>
              <w:marTop w:val="0"/>
              <w:marBottom w:val="0"/>
              <w:divBdr>
                <w:top w:val="none" w:sz="0" w:space="0" w:color="auto"/>
                <w:left w:val="none" w:sz="0" w:space="0" w:color="auto"/>
                <w:bottom w:val="none" w:sz="0" w:space="0" w:color="auto"/>
                <w:right w:val="none" w:sz="0" w:space="0" w:color="auto"/>
              </w:divBdr>
            </w:div>
            <w:div w:id="585767133">
              <w:marLeft w:val="0"/>
              <w:marRight w:val="0"/>
              <w:marTop w:val="0"/>
              <w:marBottom w:val="0"/>
              <w:divBdr>
                <w:top w:val="none" w:sz="0" w:space="0" w:color="auto"/>
                <w:left w:val="none" w:sz="0" w:space="0" w:color="auto"/>
                <w:bottom w:val="none" w:sz="0" w:space="0" w:color="auto"/>
                <w:right w:val="none" w:sz="0" w:space="0" w:color="auto"/>
              </w:divBdr>
            </w:div>
            <w:div w:id="1461998516">
              <w:marLeft w:val="0"/>
              <w:marRight w:val="0"/>
              <w:marTop w:val="0"/>
              <w:marBottom w:val="0"/>
              <w:divBdr>
                <w:top w:val="none" w:sz="0" w:space="0" w:color="auto"/>
                <w:left w:val="none" w:sz="0" w:space="0" w:color="auto"/>
                <w:bottom w:val="none" w:sz="0" w:space="0" w:color="auto"/>
                <w:right w:val="none" w:sz="0" w:space="0" w:color="auto"/>
              </w:divBdr>
            </w:div>
            <w:div w:id="1217427029">
              <w:marLeft w:val="0"/>
              <w:marRight w:val="0"/>
              <w:marTop w:val="0"/>
              <w:marBottom w:val="0"/>
              <w:divBdr>
                <w:top w:val="none" w:sz="0" w:space="0" w:color="auto"/>
                <w:left w:val="none" w:sz="0" w:space="0" w:color="auto"/>
                <w:bottom w:val="none" w:sz="0" w:space="0" w:color="auto"/>
                <w:right w:val="none" w:sz="0" w:space="0" w:color="auto"/>
              </w:divBdr>
            </w:div>
            <w:div w:id="969940243">
              <w:marLeft w:val="0"/>
              <w:marRight w:val="0"/>
              <w:marTop w:val="0"/>
              <w:marBottom w:val="0"/>
              <w:divBdr>
                <w:top w:val="none" w:sz="0" w:space="0" w:color="auto"/>
                <w:left w:val="none" w:sz="0" w:space="0" w:color="auto"/>
                <w:bottom w:val="none" w:sz="0" w:space="0" w:color="auto"/>
                <w:right w:val="none" w:sz="0" w:space="0" w:color="auto"/>
              </w:divBdr>
            </w:div>
            <w:div w:id="1915116590">
              <w:marLeft w:val="0"/>
              <w:marRight w:val="0"/>
              <w:marTop w:val="0"/>
              <w:marBottom w:val="0"/>
              <w:divBdr>
                <w:top w:val="none" w:sz="0" w:space="0" w:color="auto"/>
                <w:left w:val="none" w:sz="0" w:space="0" w:color="auto"/>
                <w:bottom w:val="none" w:sz="0" w:space="0" w:color="auto"/>
                <w:right w:val="none" w:sz="0" w:space="0" w:color="auto"/>
              </w:divBdr>
            </w:div>
            <w:div w:id="2072805152">
              <w:marLeft w:val="0"/>
              <w:marRight w:val="0"/>
              <w:marTop w:val="0"/>
              <w:marBottom w:val="0"/>
              <w:divBdr>
                <w:top w:val="none" w:sz="0" w:space="0" w:color="auto"/>
                <w:left w:val="none" w:sz="0" w:space="0" w:color="auto"/>
                <w:bottom w:val="none" w:sz="0" w:space="0" w:color="auto"/>
                <w:right w:val="none" w:sz="0" w:space="0" w:color="auto"/>
              </w:divBdr>
            </w:div>
            <w:div w:id="321080435">
              <w:marLeft w:val="0"/>
              <w:marRight w:val="0"/>
              <w:marTop w:val="0"/>
              <w:marBottom w:val="0"/>
              <w:divBdr>
                <w:top w:val="none" w:sz="0" w:space="0" w:color="auto"/>
                <w:left w:val="none" w:sz="0" w:space="0" w:color="auto"/>
                <w:bottom w:val="none" w:sz="0" w:space="0" w:color="auto"/>
                <w:right w:val="none" w:sz="0" w:space="0" w:color="auto"/>
              </w:divBdr>
            </w:div>
            <w:div w:id="2072388252">
              <w:marLeft w:val="0"/>
              <w:marRight w:val="0"/>
              <w:marTop w:val="0"/>
              <w:marBottom w:val="0"/>
              <w:divBdr>
                <w:top w:val="none" w:sz="0" w:space="0" w:color="auto"/>
                <w:left w:val="none" w:sz="0" w:space="0" w:color="auto"/>
                <w:bottom w:val="none" w:sz="0" w:space="0" w:color="auto"/>
                <w:right w:val="none" w:sz="0" w:space="0" w:color="auto"/>
              </w:divBdr>
            </w:div>
            <w:div w:id="1514302474">
              <w:marLeft w:val="0"/>
              <w:marRight w:val="0"/>
              <w:marTop w:val="0"/>
              <w:marBottom w:val="0"/>
              <w:divBdr>
                <w:top w:val="none" w:sz="0" w:space="0" w:color="auto"/>
                <w:left w:val="none" w:sz="0" w:space="0" w:color="auto"/>
                <w:bottom w:val="none" w:sz="0" w:space="0" w:color="auto"/>
                <w:right w:val="none" w:sz="0" w:space="0" w:color="auto"/>
              </w:divBdr>
            </w:div>
            <w:div w:id="1664893484">
              <w:marLeft w:val="0"/>
              <w:marRight w:val="0"/>
              <w:marTop w:val="0"/>
              <w:marBottom w:val="0"/>
              <w:divBdr>
                <w:top w:val="none" w:sz="0" w:space="0" w:color="auto"/>
                <w:left w:val="none" w:sz="0" w:space="0" w:color="auto"/>
                <w:bottom w:val="none" w:sz="0" w:space="0" w:color="auto"/>
                <w:right w:val="none" w:sz="0" w:space="0" w:color="auto"/>
              </w:divBdr>
            </w:div>
            <w:div w:id="579290790">
              <w:marLeft w:val="0"/>
              <w:marRight w:val="0"/>
              <w:marTop w:val="0"/>
              <w:marBottom w:val="0"/>
              <w:divBdr>
                <w:top w:val="none" w:sz="0" w:space="0" w:color="auto"/>
                <w:left w:val="none" w:sz="0" w:space="0" w:color="auto"/>
                <w:bottom w:val="none" w:sz="0" w:space="0" w:color="auto"/>
                <w:right w:val="none" w:sz="0" w:space="0" w:color="auto"/>
              </w:divBdr>
            </w:div>
            <w:div w:id="1542597160">
              <w:marLeft w:val="0"/>
              <w:marRight w:val="0"/>
              <w:marTop w:val="0"/>
              <w:marBottom w:val="0"/>
              <w:divBdr>
                <w:top w:val="none" w:sz="0" w:space="0" w:color="auto"/>
                <w:left w:val="none" w:sz="0" w:space="0" w:color="auto"/>
                <w:bottom w:val="none" w:sz="0" w:space="0" w:color="auto"/>
                <w:right w:val="none" w:sz="0" w:space="0" w:color="auto"/>
              </w:divBdr>
            </w:div>
            <w:div w:id="1614751502">
              <w:marLeft w:val="0"/>
              <w:marRight w:val="0"/>
              <w:marTop w:val="0"/>
              <w:marBottom w:val="0"/>
              <w:divBdr>
                <w:top w:val="none" w:sz="0" w:space="0" w:color="auto"/>
                <w:left w:val="none" w:sz="0" w:space="0" w:color="auto"/>
                <w:bottom w:val="none" w:sz="0" w:space="0" w:color="auto"/>
                <w:right w:val="none" w:sz="0" w:space="0" w:color="auto"/>
              </w:divBdr>
            </w:div>
            <w:div w:id="1428581169">
              <w:marLeft w:val="0"/>
              <w:marRight w:val="0"/>
              <w:marTop w:val="0"/>
              <w:marBottom w:val="0"/>
              <w:divBdr>
                <w:top w:val="none" w:sz="0" w:space="0" w:color="auto"/>
                <w:left w:val="none" w:sz="0" w:space="0" w:color="auto"/>
                <w:bottom w:val="none" w:sz="0" w:space="0" w:color="auto"/>
                <w:right w:val="none" w:sz="0" w:space="0" w:color="auto"/>
              </w:divBdr>
            </w:div>
            <w:div w:id="1758211783">
              <w:marLeft w:val="0"/>
              <w:marRight w:val="0"/>
              <w:marTop w:val="0"/>
              <w:marBottom w:val="0"/>
              <w:divBdr>
                <w:top w:val="none" w:sz="0" w:space="0" w:color="auto"/>
                <w:left w:val="none" w:sz="0" w:space="0" w:color="auto"/>
                <w:bottom w:val="none" w:sz="0" w:space="0" w:color="auto"/>
                <w:right w:val="none" w:sz="0" w:space="0" w:color="auto"/>
              </w:divBdr>
            </w:div>
            <w:div w:id="367533697">
              <w:marLeft w:val="0"/>
              <w:marRight w:val="0"/>
              <w:marTop w:val="0"/>
              <w:marBottom w:val="0"/>
              <w:divBdr>
                <w:top w:val="none" w:sz="0" w:space="0" w:color="auto"/>
                <w:left w:val="none" w:sz="0" w:space="0" w:color="auto"/>
                <w:bottom w:val="none" w:sz="0" w:space="0" w:color="auto"/>
                <w:right w:val="none" w:sz="0" w:space="0" w:color="auto"/>
              </w:divBdr>
            </w:div>
            <w:div w:id="993681548">
              <w:marLeft w:val="0"/>
              <w:marRight w:val="0"/>
              <w:marTop w:val="0"/>
              <w:marBottom w:val="0"/>
              <w:divBdr>
                <w:top w:val="none" w:sz="0" w:space="0" w:color="auto"/>
                <w:left w:val="none" w:sz="0" w:space="0" w:color="auto"/>
                <w:bottom w:val="none" w:sz="0" w:space="0" w:color="auto"/>
                <w:right w:val="none" w:sz="0" w:space="0" w:color="auto"/>
              </w:divBdr>
            </w:div>
            <w:div w:id="26376401">
              <w:marLeft w:val="0"/>
              <w:marRight w:val="0"/>
              <w:marTop w:val="0"/>
              <w:marBottom w:val="0"/>
              <w:divBdr>
                <w:top w:val="none" w:sz="0" w:space="0" w:color="auto"/>
                <w:left w:val="none" w:sz="0" w:space="0" w:color="auto"/>
                <w:bottom w:val="none" w:sz="0" w:space="0" w:color="auto"/>
                <w:right w:val="none" w:sz="0" w:space="0" w:color="auto"/>
              </w:divBdr>
            </w:div>
            <w:div w:id="221453661">
              <w:marLeft w:val="0"/>
              <w:marRight w:val="0"/>
              <w:marTop w:val="0"/>
              <w:marBottom w:val="0"/>
              <w:divBdr>
                <w:top w:val="none" w:sz="0" w:space="0" w:color="auto"/>
                <w:left w:val="none" w:sz="0" w:space="0" w:color="auto"/>
                <w:bottom w:val="none" w:sz="0" w:space="0" w:color="auto"/>
                <w:right w:val="none" w:sz="0" w:space="0" w:color="auto"/>
              </w:divBdr>
            </w:div>
            <w:div w:id="112597240">
              <w:marLeft w:val="0"/>
              <w:marRight w:val="0"/>
              <w:marTop w:val="0"/>
              <w:marBottom w:val="0"/>
              <w:divBdr>
                <w:top w:val="none" w:sz="0" w:space="0" w:color="auto"/>
                <w:left w:val="none" w:sz="0" w:space="0" w:color="auto"/>
                <w:bottom w:val="none" w:sz="0" w:space="0" w:color="auto"/>
                <w:right w:val="none" w:sz="0" w:space="0" w:color="auto"/>
              </w:divBdr>
            </w:div>
            <w:div w:id="2029484801">
              <w:marLeft w:val="0"/>
              <w:marRight w:val="0"/>
              <w:marTop w:val="0"/>
              <w:marBottom w:val="0"/>
              <w:divBdr>
                <w:top w:val="none" w:sz="0" w:space="0" w:color="auto"/>
                <w:left w:val="none" w:sz="0" w:space="0" w:color="auto"/>
                <w:bottom w:val="none" w:sz="0" w:space="0" w:color="auto"/>
                <w:right w:val="none" w:sz="0" w:space="0" w:color="auto"/>
              </w:divBdr>
            </w:div>
            <w:div w:id="49618951">
              <w:marLeft w:val="0"/>
              <w:marRight w:val="0"/>
              <w:marTop w:val="0"/>
              <w:marBottom w:val="0"/>
              <w:divBdr>
                <w:top w:val="none" w:sz="0" w:space="0" w:color="auto"/>
                <w:left w:val="none" w:sz="0" w:space="0" w:color="auto"/>
                <w:bottom w:val="none" w:sz="0" w:space="0" w:color="auto"/>
                <w:right w:val="none" w:sz="0" w:space="0" w:color="auto"/>
              </w:divBdr>
            </w:div>
            <w:div w:id="1307130550">
              <w:marLeft w:val="0"/>
              <w:marRight w:val="0"/>
              <w:marTop w:val="0"/>
              <w:marBottom w:val="0"/>
              <w:divBdr>
                <w:top w:val="none" w:sz="0" w:space="0" w:color="auto"/>
                <w:left w:val="none" w:sz="0" w:space="0" w:color="auto"/>
                <w:bottom w:val="none" w:sz="0" w:space="0" w:color="auto"/>
                <w:right w:val="none" w:sz="0" w:space="0" w:color="auto"/>
              </w:divBdr>
            </w:div>
            <w:div w:id="1895578235">
              <w:marLeft w:val="0"/>
              <w:marRight w:val="0"/>
              <w:marTop w:val="0"/>
              <w:marBottom w:val="0"/>
              <w:divBdr>
                <w:top w:val="none" w:sz="0" w:space="0" w:color="auto"/>
                <w:left w:val="none" w:sz="0" w:space="0" w:color="auto"/>
                <w:bottom w:val="none" w:sz="0" w:space="0" w:color="auto"/>
                <w:right w:val="none" w:sz="0" w:space="0" w:color="auto"/>
              </w:divBdr>
            </w:div>
            <w:div w:id="606813818">
              <w:marLeft w:val="0"/>
              <w:marRight w:val="0"/>
              <w:marTop w:val="0"/>
              <w:marBottom w:val="0"/>
              <w:divBdr>
                <w:top w:val="none" w:sz="0" w:space="0" w:color="auto"/>
                <w:left w:val="none" w:sz="0" w:space="0" w:color="auto"/>
                <w:bottom w:val="none" w:sz="0" w:space="0" w:color="auto"/>
                <w:right w:val="none" w:sz="0" w:space="0" w:color="auto"/>
              </w:divBdr>
            </w:div>
            <w:div w:id="1991715409">
              <w:marLeft w:val="0"/>
              <w:marRight w:val="0"/>
              <w:marTop w:val="0"/>
              <w:marBottom w:val="0"/>
              <w:divBdr>
                <w:top w:val="none" w:sz="0" w:space="0" w:color="auto"/>
                <w:left w:val="none" w:sz="0" w:space="0" w:color="auto"/>
                <w:bottom w:val="none" w:sz="0" w:space="0" w:color="auto"/>
                <w:right w:val="none" w:sz="0" w:space="0" w:color="auto"/>
              </w:divBdr>
            </w:div>
            <w:div w:id="2006207044">
              <w:marLeft w:val="0"/>
              <w:marRight w:val="0"/>
              <w:marTop w:val="0"/>
              <w:marBottom w:val="0"/>
              <w:divBdr>
                <w:top w:val="none" w:sz="0" w:space="0" w:color="auto"/>
                <w:left w:val="none" w:sz="0" w:space="0" w:color="auto"/>
                <w:bottom w:val="none" w:sz="0" w:space="0" w:color="auto"/>
                <w:right w:val="none" w:sz="0" w:space="0" w:color="auto"/>
              </w:divBdr>
            </w:div>
            <w:div w:id="935357841">
              <w:marLeft w:val="0"/>
              <w:marRight w:val="0"/>
              <w:marTop w:val="0"/>
              <w:marBottom w:val="0"/>
              <w:divBdr>
                <w:top w:val="none" w:sz="0" w:space="0" w:color="auto"/>
                <w:left w:val="none" w:sz="0" w:space="0" w:color="auto"/>
                <w:bottom w:val="none" w:sz="0" w:space="0" w:color="auto"/>
                <w:right w:val="none" w:sz="0" w:space="0" w:color="auto"/>
              </w:divBdr>
            </w:div>
            <w:div w:id="26562199">
              <w:marLeft w:val="0"/>
              <w:marRight w:val="0"/>
              <w:marTop w:val="0"/>
              <w:marBottom w:val="0"/>
              <w:divBdr>
                <w:top w:val="none" w:sz="0" w:space="0" w:color="auto"/>
                <w:left w:val="none" w:sz="0" w:space="0" w:color="auto"/>
                <w:bottom w:val="none" w:sz="0" w:space="0" w:color="auto"/>
                <w:right w:val="none" w:sz="0" w:space="0" w:color="auto"/>
              </w:divBdr>
            </w:div>
            <w:div w:id="541942475">
              <w:marLeft w:val="0"/>
              <w:marRight w:val="0"/>
              <w:marTop w:val="0"/>
              <w:marBottom w:val="0"/>
              <w:divBdr>
                <w:top w:val="none" w:sz="0" w:space="0" w:color="auto"/>
                <w:left w:val="none" w:sz="0" w:space="0" w:color="auto"/>
                <w:bottom w:val="none" w:sz="0" w:space="0" w:color="auto"/>
                <w:right w:val="none" w:sz="0" w:space="0" w:color="auto"/>
              </w:divBdr>
            </w:div>
            <w:div w:id="808010394">
              <w:marLeft w:val="0"/>
              <w:marRight w:val="0"/>
              <w:marTop w:val="0"/>
              <w:marBottom w:val="0"/>
              <w:divBdr>
                <w:top w:val="none" w:sz="0" w:space="0" w:color="auto"/>
                <w:left w:val="none" w:sz="0" w:space="0" w:color="auto"/>
                <w:bottom w:val="none" w:sz="0" w:space="0" w:color="auto"/>
                <w:right w:val="none" w:sz="0" w:space="0" w:color="auto"/>
              </w:divBdr>
            </w:div>
            <w:div w:id="645278472">
              <w:marLeft w:val="0"/>
              <w:marRight w:val="0"/>
              <w:marTop w:val="0"/>
              <w:marBottom w:val="0"/>
              <w:divBdr>
                <w:top w:val="none" w:sz="0" w:space="0" w:color="auto"/>
                <w:left w:val="none" w:sz="0" w:space="0" w:color="auto"/>
                <w:bottom w:val="none" w:sz="0" w:space="0" w:color="auto"/>
                <w:right w:val="none" w:sz="0" w:space="0" w:color="auto"/>
              </w:divBdr>
            </w:div>
            <w:div w:id="1939832427">
              <w:marLeft w:val="0"/>
              <w:marRight w:val="0"/>
              <w:marTop w:val="0"/>
              <w:marBottom w:val="0"/>
              <w:divBdr>
                <w:top w:val="none" w:sz="0" w:space="0" w:color="auto"/>
                <w:left w:val="none" w:sz="0" w:space="0" w:color="auto"/>
                <w:bottom w:val="none" w:sz="0" w:space="0" w:color="auto"/>
                <w:right w:val="none" w:sz="0" w:space="0" w:color="auto"/>
              </w:divBdr>
            </w:div>
            <w:div w:id="143282005">
              <w:marLeft w:val="0"/>
              <w:marRight w:val="0"/>
              <w:marTop w:val="0"/>
              <w:marBottom w:val="0"/>
              <w:divBdr>
                <w:top w:val="none" w:sz="0" w:space="0" w:color="auto"/>
                <w:left w:val="none" w:sz="0" w:space="0" w:color="auto"/>
                <w:bottom w:val="none" w:sz="0" w:space="0" w:color="auto"/>
                <w:right w:val="none" w:sz="0" w:space="0" w:color="auto"/>
              </w:divBdr>
            </w:div>
            <w:div w:id="444274143">
              <w:marLeft w:val="0"/>
              <w:marRight w:val="0"/>
              <w:marTop w:val="0"/>
              <w:marBottom w:val="0"/>
              <w:divBdr>
                <w:top w:val="none" w:sz="0" w:space="0" w:color="auto"/>
                <w:left w:val="none" w:sz="0" w:space="0" w:color="auto"/>
                <w:bottom w:val="none" w:sz="0" w:space="0" w:color="auto"/>
                <w:right w:val="none" w:sz="0" w:space="0" w:color="auto"/>
              </w:divBdr>
            </w:div>
            <w:div w:id="574632074">
              <w:marLeft w:val="0"/>
              <w:marRight w:val="0"/>
              <w:marTop w:val="0"/>
              <w:marBottom w:val="0"/>
              <w:divBdr>
                <w:top w:val="none" w:sz="0" w:space="0" w:color="auto"/>
                <w:left w:val="none" w:sz="0" w:space="0" w:color="auto"/>
                <w:bottom w:val="none" w:sz="0" w:space="0" w:color="auto"/>
                <w:right w:val="none" w:sz="0" w:space="0" w:color="auto"/>
              </w:divBdr>
            </w:div>
            <w:div w:id="820191211">
              <w:marLeft w:val="0"/>
              <w:marRight w:val="0"/>
              <w:marTop w:val="0"/>
              <w:marBottom w:val="0"/>
              <w:divBdr>
                <w:top w:val="none" w:sz="0" w:space="0" w:color="auto"/>
                <w:left w:val="none" w:sz="0" w:space="0" w:color="auto"/>
                <w:bottom w:val="none" w:sz="0" w:space="0" w:color="auto"/>
                <w:right w:val="none" w:sz="0" w:space="0" w:color="auto"/>
              </w:divBdr>
            </w:div>
            <w:div w:id="368378318">
              <w:marLeft w:val="0"/>
              <w:marRight w:val="0"/>
              <w:marTop w:val="0"/>
              <w:marBottom w:val="0"/>
              <w:divBdr>
                <w:top w:val="none" w:sz="0" w:space="0" w:color="auto"/>
                <w:left w:val="none" w:sz="0" w:space="0" w:color="auto"/>
                <w:bottom w:val="none" w:sz="0" w:space="0" w:color="auto"/>
                <w:right w:val="none" w:sz="0" w:space="0" w:color="auto"/>
              </w:divBdr>
            </w:div>
            <w:div w:id="1047685736">
              <w:marLeft w:val="0"/>
              <w:marRight w:val="0"/>
              <w:marTop w:val="0"/>
              <w:marBottom w:val="0"/>
              <w:divBdr>
                <w:top w:val="none" w:sz="0" w:space="0" w:color="auto"/>
                <w:left w:val="none" w:sz="0" w:space="0" w:color="auto"/>
                <w:bottom w:val="none" w:sz="0" w:space="0" w:color="auto"/>
                <w:right w:val="none" w:sz="0" w:space="0" w:color="auto"/>
              </w:divBdr>
            </w:div>
            <w:div w:id="1144738066">
              <w:marLeft w:val="0"/>
              <w:marRight w:val="0"/>
              <w:marTop w:val="0"/>
              <w:marBottom w:val="0"/>
              <w:divBdr>
                <w:top w:val="none" w:sz="0" w:space="0" w:color="auto"/>
                <w:left w:val="none" w:sz="0" w:space="0" w:color="auto"/>
                <w:bottom w:val="none" w:sz="0" w:space="0" w:color="auto"/>
                <w:right w:val="none" w:sz="0" w:space="0" w:color="auto"/>
              </w:divBdr>
            </w:div>
            <w:div w:id="1056127724">
              <w:marLeft w:val="0"/>
              <w:marRight w:val="0"/>
              <w:marTop w:val="0"/>
              <w:marBottom w:val="0"/>
              <w:divBdr>
                <w:top w:val="none" w:sz="0" w:space="0" w:color="auto"/>
                <w:left w:val="none" w:sz="0" w:space="0" w:color="auto"/>
                <w:bottom w:val="none" w:sz="0" w:space="0" w:color="auto"/>
                <w:right w:val="none" w:sz="0" w:space="0" w:color="auto"/>
              </w:divBdr>
            </w:div>
            <w:div w:id="187912075">
              <w:marLeft w:val="0"/>
              <w:marRight w:val="0"/>
              <w:marTop w:val="0"/>
              <w:marBottom w:val="0"/>
              <w:divBdr>
                <w:top w:val="none" w:sz="0" w:space="0" w:color="auto"/>
                <w:left w:val="none" w:sz="0" w:space="0" w:color="auto"/>
                <w:bottom w:val="none" w:sz="0" w:space="0" w:color="auto"/>
                <w:right w:val="none" w:sz="0" w:space="0" w:color="auto"/>
              </w:divBdr>
            </w:div>
            <w:div w:id="833184797">
              <w:marLeft w:val="0"/>
              <w:marRight w:val="0"/>
              <w:marTop w:val="0"/>
              <w:marBottom w:val="0"/>
              <w:divBdr>
                <w:top w:val="none" w:sz="0" w:space="0" w:color="auto"/>
                <w:left w:val="none" w:sz="0" w:space="0" w:color="auto"/>
                <w:bottom w:val="none" w:sz="0" w:space="0" w:color="auto"/>
                <w:right w:val="none" w:sz="0" w:space="0" w:color="auto"/>
              </w:divBdr>
            </w:div>
            <w:div w:id="1302225709">
              <w:marLeft w:val="0"/>
              <w:marRight w:val="0"/>
              <w:marTop w:val="0"/>
              <w:marBottom w:val="0"/>
              <w:divBdr>
                <w:top w:val="none" w:sz="0" w:space="0" w:color="auto"/>
                <w:left w:val="none" w:sz="0" w:space="0" w:color="auto"/>
                <w:bottom w:val="none" w:sz="0" w:space="0" w:color="auto"/>
                <w:right w:val="none" w:sz="0" w:space="0" w:color="auto"/>
              </w:divBdr>
            </w:div>
            <w:div w:id="1450969532">
              <w:marLeft w:val="0"/>
              <w:marRight w:val="0"/>
              <w:marTop w:val="0"/>
              <w:marBottom w:val="0"/>
              <w:divBdr>
                <w:top w:val="none" w:sz="0" w:space="0" w:color="auto"/>
                <w:left w:val="none" w:sz="0" w:space="0" w:color="auto"/>
                <w:bottom w:val="none" w:sz="0" w:space="0" w:color="auto"/>
                <w:right w:val="none" w:sz="0" w:space="0" w:color="auto"/>
              </w:divBdr>
            </w:div>
            <w:div w:id="219247843">
              <w:marLeft w:val="0"/>
              <w:marRight w:val="0"/>
              <w:marTop w:val="0"/>
              <w:marBottom w:val="0"/>
              <w:divBdr>
                <w:top w:val="none" w:sz="0" w:space="0" w:color="auto"/>
                <w:left w:val="none" w:sz="0" w:space="0" w:color="auto"/>
                <w:bottom w:val="none" w:sz="0" w:space="0" w:color="auto"/>
                <w:right w:val="none" w:sz="0" w:space="0" w:color="auto"/>
              </w:divBdr>
            </w:div>
            <w:div w:id="1518958551">
              <w:marLeft w:val="0"/>
              <w:marRight w:val="0"/>
              <w:marTop w:val="0"/>
              <w:marBottom w:val="0"/>
              <w:divBdr>
                <w:top w:val="none" w:sz="0" w:space="0" w:color="auto"/>
                <w:left w:val="none" w:sz="0" w:space="0" w:color="auto"/>
                <w:bottom w:val="none" w:sz="0" w:space="0" w:color="auto"/>
                <w:right w:val="none" w:sz="0" w:space="0" w:color="auto"/>
              </w:divBdr>
            </w:div>
            <w:div w:id="235674843">
              <w:marLeft w:val="0"/>
              <w:marRight w:val="0"/>
              <w:marTop w:val="0"/>
              <w:marBottom w:val="0"/>
              <w:divBdr>
                <w:top w:val="none" w:sz="0" w:space="0" w:color="auto"/>
                <w:left w:val="none" w:sz="0" w:space="0" w:color="auto"/>
                <w:bottom w:val="none" w:sz="0" w:space="0" w:color="auto"/>
                <w:right w:val="none" w:sz="0" w:space="0" w:color="auto"/>
              </w:divBdr>
            </w:div>
            <w:div w:id="349113200">
              <w:marLeft w:val="0"/>
              <w:marRight w:val="0"/>
              <w:marTop w:val="0"/>
              <w:marBottom w:val="0"/>
              <w:divBdr>
                <w:top w:val="none" w:sz="0" w:space="0" w:color="auto"/>
                <w:left w:val="none" w:sz="0" w:space="0" w:color="auto"/>
                <w:bottom w:val="none" w:sz="0" w:space="0" w:color="auto"/>
                <w:right w:val="none" w:sz="0" w:space="0" w:color="auto"/>
              </w:divBdr>
            </w:div>
            <w:div w:id="1249996641">
              <w:marLeft w:val="0"/>
              <w:marRight w:val="0"/>
              <w:marTop w:val="0"/>
              <w:marBottom w:val="0"/>
              <w:divBdr>
                <w:top w:val="none" w:sz="0" w:space="0" w:color="auto"/>
                <w:left w:val="none" w:sz="0" w:space="0" w:color="auto"/>
                <w:bottom w:val="none" w:sz="0" w:space="0" w:color="auto"/>
                <w:right w:val="none" w:sz="0" w:space="0" w:color="auto"/>
              </w:divBdr>
            </w:div>
            <w:div w:id="6517201">
              <w:marLeft w:val="0"/>
              <w:marRight w:val="0"/>
              <w:marTop w:val="0"/>
              <w:marBottom w:val="0"/>
              <w:divBdr>
                <w:top w:val="none" w:sz="0" w:space="0" w:color="auto"/>
                <w:left w:val="none" w:sz="0" w:space="0" w:color="auto"/>
                <w:bottom w:val="none" w:sz="0" w:space="0" w:color="auto"/>
                <w:right w:val="none" w:sz="0" w:space="0" w:color="auto"/>
              </w:divBdr>
            </w:div>
            <w:div w:id="130175485">
              <w:marLeft w:val="0"/>
              <w:marRight w:val="0"/>
              <w:marTop w:val="0"/>
              <w:marBottom w:val="0"/>
              <w:divBdr>
                <w:top w:val="none" w:sz="0" w:space="0" w:color="auto"/>
                <w:left w:val="none" w:sz="0" w:space="0" w:color="auto"/>
                <w:bottom w:val="none" w:sz="0" w:space="0" w:color="auto"/>
                <w:right w:val="none" w:sz="0" w:space="0" w:color="auto"/>
              </w:divBdr>
            </w:div>
            <w:div w:id="2128811322">
              <w:marLeft w:val="0"/>
              <w:marRight w:val="0"/>
              <w:marTop w:val="0"/>
              <w:marBottom w:val="0"/>
              <w:divBdr>
                <w:top w:val="none" w:sz="0" w:space="0" w:color="auto"/>
                <w:left w:val="none" w:sz="0" w:space="0" w:color="auto"/>
                <w:bottom w:val="none" w:sz="0" w:space="0" w:color="auto"/>
                <w:right w:val="none" w:sz="0" w:space="0" w:color="auto"/>
              </w:divBdr>
            </w:div>
            <w:div w:id="1845392622">
              <w:marLeft w:val="0"/>
              <w:marRight w:val="0"/>
              <w:marTop w:val="0"/>
              <w:marBottom w:val="0"/>
              <w:divBdr>
                <w:top w:val="none" w:sz="0" w:space="0" w:color="auto"/>
                <w:left w:val="none" w:sz="0" w:space="0" w:color="auto"/>
                <w:bottom w:val="none" w:sz="0" w:space="0" w:color="auto"/>
                <w:right w:val="none" w:sz="0" w:space="0" w:color="auto"/>
              </w:divBdr>
            </w:div>
            <w:div w:id="1788887672">
              <w:marLeft w:val="0"/>
              <w:marRight w:val="0"/>
              <w:marTop w:val="0"/>
              <w:marBottom w:val="0"/>
              <w:divBdr>
                <w:top w:val="none" w:sz="0" w:space="0" w:color="auto"/>
                <w:left w:val="none" w:sz="0" w:space="0" w:color="auto"/>
                <w:bottom w:val="none" w:sz="0" w:space="0" w:color="auto"/>
                <w:right w:val="none" w:sz="0" w:space="0" w:color="auto"/>
              </w:divBdr>
            </w:div>
            <w:div w:id="122695589">
              <w:marLeft w:val="0"/>
              <w:marRight w:val="0"/>
              <w:marTop w:val="0"/>
              <w:marBottom w:val="0"/>
              <w:divBdr>
                <w:top w:val="none" w:sz="0" w:space="0" w:color="auto"/>
                <w:left w:val="none" w:sz="0" w:space="0" w:color="auto"/>
                <w:bottom w:val="none" w:sz="0" w:space="0" w:color="auto"/>
                <w:right w:val="none" w:sz="0" w:space="0" w:color="auto"/>
              </w:divBdr>
            </w:div>
            <w:div w:id="1472333289">
              <w:marLeft w:val="0"/>
              <w:marRight w:val="0"/>
              <w:marTop w:val="0"/>
              <w:marBottom w:val="0"/>
              <w:divBdr>
                <w:top w:val="none" w:sz="0" w:space="0" w:color="auto"/>
                <w:left w:val="none" w:sz="0" w:space="0" w:color="auto"/>
                <w:bottom w:val="none" w:sz="0" w:space="0" w:color="auto"/>
                <w:right w:val="none" w:sz="0" w:space="0" w:color="auto"/>
              </w:divBdr>
            </w:div>
            <w:div w:id="1430469527">
              <w:marLeft w:val="0"/>
              <w:marRight w:val="0"/>
              <w:marTop w:val="0"/>
              <w:marBottom w:val="0"/>
              <w:divBdr>
                <w:top w:val="none" w:sz="0" w:space="0" w:color="auto"/>
                <w:left w:val="none" w:sz="0" w:space="0" w:color="auto"/>
                <w:bottom w:val="none" w:sz="0" w:space="0" w:color="auto"/>
                <w:right w:val="none" w:sz="0" w:space="0" w:color="auto"/>
              </w:divBdr>
            </w:div>
            <w:div w:id="903024505">
              <w:marLeft w:val="0"/>
              <w:marRight w:val="0"/>
              <w:marTop w:val="0"/>
              <w:marBottom w:val="0"/>
              <w:divBdr>
                <w:top w:val="none" w:sz="0" w:space="0" w:color="auto"/>
                <w:left w:val="none" w:sz="0" w:space="0" w:color="auto"/>
                <w:bottom w:val="none" w:sz="0" w:space="0" w:color="auto"/>
                <w:right w:val="none" w:sz="0" w:space="0" w:color="auto"/>
              </w:divBdr>
            </w:div>
            <w:div w:id="738794847">
              <w:marLeft w:val="0"/>
              <w:marRight w:val="0"/>
              <w:marTop w:val="0"/>
              <w:marBottom w:val="0"/>
              <w:divBdr>
                <w:top w:val="none" w:sz="0" w:space="0" w:color="auto"/>
                <w:left w:val="none" w:sz="0" w:space="0" w:color="auto"/>
                <w:bottom w:val="none" w:sz="0" w:space="0" w:color="auto"/>
                <w:right w:val="none" w:sz="0" w:space="0" w:color="auto"/>
              </w:divBdr>
            </w:div>
            <w:div w:id="1651053258">
              <w:marLeft w:val="0"/>
              <w:marRight w:val="0"/>
              <w:marTop w:val="0"/>
              <w:marBottom w:val="0"/>
              <w:divBdr>
                <w:top w:val="none" w:sz="0" w:space="0" w:color="auto"/>
                <w:left w:val="none" w:sz="0" w:space="0" w:color="auto"/>
                <w:bottom w:val="none" w:sz="0" w:space="0" w:color="auto"/>
                <w:right w:val="none" w:sz="0" w:space="0" w:color="auto"/>
              </w:divBdr>
            </w:div>
            <w:div w:id="1515798831">
              <w:marLeft w:val="0"/>
              <w:marRight w:val="0"/>
              <w:marTop w:val="0"/>
              <w:marBottom w:val="0"/>
              <w:divBdr>
                <w:top w:val="none" w:sz="0" w:space="0" w:color="auto"/>
                <w:left w:val="none" w:sz="0" w:space="0" w:color="auto"/>
                <w:bottom w:val="none" w:sz="0" w:space="0" w:color="auto"/>
                <w:right w:val="none" w:sz="0" w:space="0" w:color="auto"/>
              </w:divBdr>
            </w:div>
            <w:div w:id="833910198">
              <w:marLeft w:val="0"/>
              <w:marRight w:val="0"/>
              <w:marTop w:val="0"/>
              <w:marBottom w:val="0"/>
              <w:divBdr>
                <w:top w:val="none" w:sz="0" w:space="0" w:color="auto"/>
                <w:left w:val="none" w:sz="0" w:space="0" w:color="auto"/>
                <w:bottom w:val="none" w:sz="0" w:space="0" w:color="auto"/>
                <w:right w:val="none" w:sz="0" w:space="0" w:color="auto"/>
              </w:divBdr>
            </w:div>
            <w:div w:id="1656639614">
              <w:marLeft w:val="0"/>
              <w:marRight w:val="0"/>
              <w:marTop w:val="0"/>
              <w:marBottom w:val="0"/>
              <w:divBdr>
                <w:top w:val="none" w:sz="0" w:space="0" w:color="auto"/>
                <w:left w:val="none" w:sz="0" w:space="0" w:color="auto"/>
                <w:bottom w:val="none" w:sz="0" w:space="0" w:color="auto"/>
                <w:right w:val="none" w:sz="0" w:space="0" w:color="auto"/>
              </w:divBdr>
            </w:div>
            <w:div w:id="516701133">
              <w:marLeft w:val="0"/>
              <w:marRight w:val="0"/>
              <w:marTop w:val="0"/>
              <w:marBottom w:val="0"/>
              <w:divBdr>
                <w:top w:val="none" w:sz="0" w:space="0" w:color="auto"/>
                <w:left w:val="none" w:sz="0" w:space="0" w:color="auto"/>
                <w:bottom w:val="none" w:sz="0" w:space="0" w:color="auto"/>
                <w:right w:val="none" w:sz="0" w:space="0" w:color="auto"/>
              </w:divBdr>
            </w:div>
            <w:div w:id="1183590260">
              <w:marLeft w:val="0"/>
              <w:marRight w:val="0"/>
              <w:marTop w:val="0"/>
              <w:marBottom w:val="0"/>
              <w:divBdr>
                <w:top w:val="none" w:sz="0" w:space="0" w:color="auto"/>
                <w:left w:val="none" w:sz="0" w:space="0" w:color="auto"/>
                <w:bottom w:val="none" w:sz="0" w:space="0" w:color="auto"/>
                <w:right w:val="none" w:sz="0" w:space="0" w:color="auto"/>
              </w:divBdr>
            </w:div>
            <w:div w:id="425618068">
              <w:marLeft w:val="0"/>
              <w:marRight w:val="0"/>
              <w:marTop w:val="0"/>
              <w:marBottom w:val="0"/>
              <w:divBdr>
                <w:top w:val="none" w:sz="0" w:space="0" w:color="auto"/>
                <w:left w:val="none" w:sz="0" w:space="0" w:color="auto"/>
                <w:bottom w:val="none" w:sz="0" w:space="0" w:color="auto"/>
                <w:right w:val="none" w:sz="0" w:space="0" w:color="auto"/>
              </w:divBdr>
            </w:div>
            <w:div w:id="1418211249">
              <w:marLeft w:val="0"/>
              <w:marRight w:val="0"/>
              <w:marTop w:val="0"/>
              <w:marBottom w:val="0"/>
              <w:divBdr>
                <w:top w:val="none" w:sz="0" w:space="0" w:color="auto"/>
                <w:left w:val="none" w:sz="0" w:space="0" w:color="auto"/>
                <w:bottom w:val="none" w:sz="0" w:space="0" w:color="auto"/>
                <w:right w:val="none" w:sz="0" w:space="0" w:color="auto"/>
              </w:divBdr>
            </w:div>
            <w:div w:id="757561933">
              <w:marLeft w:val="0"/>
              <w:marRight w:val="0"/>
              <w:marTop w:val="0"/>
              <w:marBottom w:val="0"/>
              <w:divBdr>
                <w:top w:val="none" w:sz="0" w:space="0" w:color="auto"/>
                <w:left w:val="none" w:sz="0" w:space="0" w:color="auto"/>
                <w:bottom w:val="none" w:sz="0" w:space="0" w:color="auto"/>
                <w:right w:val="none" w:sz="0" w:space="0" w:color="auto"/>
              </w:divBdr>
            </w:div>
            <w:div w:id="2108769213">
              <w:marLeft w:val="0"/>
              <w:marRight w:val="0"/>
              <w:marTop w:val="0"/>
              <w:marBottom w:val="0"/>
              <w:divBdr>
                <w:top w:val="none" w:sz="0" w:space="0" w:color="auto"/>
                <w:left w:val="none" w:sz="0" w:space="0" w:color="auto"/>
                <w:bottom w:val="none" w:sz="0" w:space="0" w:color="auto"/>
                <w:right w:val="none" w:sz="0" w:space="0" w:color="auto"/>
              </w:divBdr>
            </w:div>
            <w:div w:id="1237669641">
              <w:marLeft w:val="0"/>
              <w:marRight w:val="0"/>
              <w:marTop w:val="0"/>
              <w:marBottom w:val="0"/>
              <w:divBdr>
                <w:top w:val="none" w:sz="0" w:space="0" w:color="auto"/>
                <w:left w:val="none" w:sz="0" w:space="0" w:color="auto"/>
                <w:bottom w:val="none" w:sz="0" w:space="0" w:color="auto"/>
                <w:right w:val="none" w:sz="0" w:space="0" w:color="auto"/>
              </w:divBdr>
            </w:div>
            <w:div w:id="402215250">
              <w:marLeft w:val="0"/>
              <w:marRight w:val="0"/>
              <w:marTop w:val="0"/>
              <w:marBottom w:val="0"/>
              <w:divBdr>
                <w:top w:val="none" w:sz="0" w:space="0" w:color="auto"/>
                <w:left w:val="none" w:sz="0" w:space="0" w:color="auto"/>
                <w:bottom w:val="none" w:sz="0" w:space="0" w:color="auto"/>
                <w:right w:val="none" w:sz="0" w:space="0" w:color="auto"/>
              </w:divBdr>
            </w:div>
            <w:div w:id="1242251547">
              <w:marLeft w:val="0"/>
              <w:marRight w:val="0"/>
              <w:marTop w:val="0"/>
              <w:marBottom w:val="0"/>
              <w:divBdr>
                <w:top w:val="none" w:sz="0" w:space="0" w:color="auto"/>
                <w:left w:val="none" w:sz="0" w:space="0" w:color="auto"/>
                <w:bottom w:val="none" w:sz="0" w:space="0" w:color="auto"/>
                <w:right w:val="none" w:sz="0" w:space="0" w:color="auto"/>
              </w:divBdr>
            </w:div>
            <w:div w:id="1040059553">
              <w:marLeft w:val="0"/>
              <w:marRight w:val="0"/>
              <w:marTop w:val="0"/>
              <w:marBottom w:val="0"/>
              <w:divBdr>
                <w:top w:val="none" w:sz="0" w:space="0" w:color="auto"/>
                <w:left w:val="none" w:sz="0" w:space="0" w:color="auto"/>
                <w:bottom w:val="none" w:sz="0" w:space="0" w:color="auto"/>
                <w:right w:val="none" w:sz="0" w:space="0" w:color="auto"/>
              </w:divBdr>
            </w:div>
            <w:div w:id="249893077">
              <w:marLeft w:val="0"/>
              <w:marRight w:val="0"/>
              <w:marTop w:val="0"/>
              <w:marBottom w:val="0"/>
              <w:divBdr>
                <w:top w:val="none" w:sz="0" w:space="0" w:color="auto"/>
                <w:left w:val="none" w:sz="0" w:space="0" w:color="auto"/>
                <w:bottom w:val="none" w:sz="0" w:space="0" w:color="auto"/>
                <w:right w:val="none" w:sz="0" w:space="0" w:color="auto"/>
              </w:divBdr>
            </w:div>
            <w:div w:id="1182359372">
              <w:marLeft w:val="0"/>
              <w:marRight w:val="0"/>
              <w:marTop w:val="0"/>
              <w:marBottom w:val="0"/>
              <w:divBdr>
                <w:top w:val="none" w:sz="0" w:space="0" w:color="auto"/>
                <w:left w:val="none" w:sz="0" w:space="0" w:color="auto"/>
                <w:bottom w:val="none" w:sz="0" w:space="0" w:color="auto"/>
                <w:right w:val="none" w:sz="0" w:space="0" w:color="auto"/>
              </w:divBdr>
            </w:div>
            <w:div w:id="479077844">
              <w:marLeft w:val="0"/>
              <w:marRight w:val="0"/>
              <w:marTop w:val="0"/>
              <w:marBottom w:val="0"/>
              <w:divBdr>
                <w:top w:val="none" w:sz="0" w:space="0" w:color="auto"/>
                <w:left w:val="none" w:sz="0" w:space="0" w:color="auto"/>
                <w:bottom w:val="none" w:sz="0" w:space="0" w:color="auto"/>
                <w:right w:val="none" w:sz="0" w:space="0" w:color="auto"/>
              </w:divBdr>
            </w:div>
            <w:div w:id="1097291218">
              <w:marLeft w:val="0"/>
              <w:marRight w:val="0"/>
              <w:marTop w:val="0"/>
              <w:marBottom w:val="0"/>
              <w:divBdr>
                <w:top w:val="none" w:sz="0" w:space="0" w:color="auto"/>
                <w:left w:val="none" w:sz="0" w:space="0" w:color="auto"/>
                <w:bottom w:val="none" w:sz="0" w:space="0" w:color="auto"/>
                <w:right w:val="none" w:sz="0" w:space="0" w:color="auto"/>
              </w:divBdr>
            </w:div>
            <w:div w:id="1963807652">
              <w:marLeft w:val="0"/>
              <w:marRight w:val="0"/>
              <w:marTop w:val="0"/>
              <w:marBottom w:val="0"/>
              <w:divBdr>
                <w:top w:val="none" w:sz="0" w:space="0" w:color="auto"/>
                <w:left w:val="none" w:sz="0" w:space="0" w:color="auto"/>
                <w:bottom w:val="none" w:sz="0" w:space="0" w:color="auto"/>
                <w:right w:val="none" w:sz="0" w:space="0" w:color="auto"/>
              </w:divBdr>
            </w:div>
            <w:div w:id="1683240615">
              <w:marLeft w:val="0"/>
              <w:marRight w:val="0"/>
              <w:marTop w:val="0"/>
              <w:marBottom w:val="0"/>
              <w:divBdr>
                <w:top w:val="none" w:sz="0" w:space="0" w:color="auto"/>
                <w:left w:val="none" w:sz="0" w:space="0" w:color="auto"/>
                <w:bottom w:val="none" w:sz="0" w:space="0" w:color="auto"/>
                <w:right w:val="none" w:sz="0" w:space="0" w:color="auto"/>
              </w:divBdr>
            </w:div>
            <w:div w:id="1058745523">
              <w:marLeft w:val="0"/>
              <w:marRight w:val="0"/>
              <w:marTop w:val="0"/>
              <w:marBottom w:val="0"/>
              <w:divBdr>
                <w:top w:val="none" w:sz="0" w:space="0" w:color="auto"/>
                <w:left w:val="none" w:sz="0" w:space="0" w:color="auto"/>
                <w:bottom w:val="none" w:sz="0" w:space="0" w:color="auto"/>
                <w:right w:val="none" w:sz="0" w:space="0" w:color="auto"/>
              </w:divBdr>
            </w:div>
            <w:div w:id="1957642217">
              <w:marLeft w:val="0"/>
              <w:marRight w:val="0"/>
              <w:marTop w:val="0"/>
              <w:marBottom w:val="0"/>
              <w:divBdr>
                <w:top w:val="none" w:sz="0" w:space="0" w:color="auto"/>
                <w:left w:val="none" w:sz="0" w:space="0" w:color="auto"/>
                <w:bottom w:val="none" w:sz="0" w:space="0" w:color="auto"/>
                <w:right w:val="none" w:sz="0" w:space="0" w:color="auto"/>
              </w:divBdr>
            </w:div>
            <w:div w:id="1967806631">
              <w:marLeft w:val="0"/>
              <w:marRight w:val="0"/>
              <w:marTop w:val="0"/>
              <w:marBottom w:val="0"/>
              <w:divBdr>
                <w:top w:val="none" w:sz="0" w:space="0" w:color="auto"/>
                <w:left w:val="none" w:sz="0" w:space="0" w:color="auto"/>
                <w:bottom w:val="none" w:sz="0" w:space="0" w:color="auto"/>
                <w:right w:val="none" w:sz="0" w:space="0" w:color="auto"/>
              </w:divBdr>
            </w:div>
            <w:div w:id="307249955">
              <w:marLeft w:val="0"/>
              <w:marRight w:val="0"/>
              <w:marTop w:val="0"/>
              <w:marBottom w:val="0"/>
              <w:divBdr>
                <w:top w:val="none" w:sz="0" w:space="0" w:color="auto"/>
                <w:left w:val="none" w:sz="0" w:space="0" w:color="auto"/>
                <w:bottom w:val="none" w:sz="0" w:space="0" w:color="auto"/>
                <w:right w:val="none" w:sz="0" w:space="0" w:color="auto"/>
              </w:divBdr>
            </w:div>
            <w:div w:id="569921320">
              <w:marLeft w:val="0"/>
              <w:marRight w:val="0"/>
              <w:marTop w:val="0"/>
              <w:marBottom w:val="0"/>
              <w:divBdr>
                <w:top w:val="none" w:sz="0" w:space="0" w:color="auto"/>
                <w:left w:val="none" w:sz="0" w:space="0" w:color="auto"/>
                <w:bottom w:val="none" w:sz="0" w:space="0" w:color="auto"/>
                <w:right w:val="none" w:sz="0" w:space="0" w:color="auto"/>
              </w:divBdr>
            </w:div>
            <w:div w:id="1186791565">
              <w:marLeft w:val="0"/>
              <w:marRight w:val="0"/>
              <w:marTop w:val="0"/>
              <w:marBottom w:val="0"/>
              <w:divBdr>
                <w:top w:val="none" w:sz="0" w:space="0" w:color="auto"/>
                <w:left w:val="none" w:sz="0" w:space="0" w:color="auto"/>
                <w:bottom w:val="none" w:sz="0" w:space="0" w:color="auto"/>
                <w:right w:val="none" w:sz="0" w:space="0" w:color="auto"/>
              </w:divBdr>
            </w:div>
            <w:div w:id="718014609">
              <w:marLeft w:val="0"/>
              <w:marRight w:val="0"/>
              <w:marTop w:val="0"/>
              <w:marBottom w:val="0"/>
              <w:divBdr>
                <w:top w:val="none" w:sz="0" w:space="0" w:color="auto"/>
                <w:left w:val="none" w:sz="0" w:space="0" w:color="auto"/>
                <w:bottom w:val="none" w:sz="0" w:space="0" w:color="auto"/>
                <w:right w:val="none" w:sz="0" w:space="0" w:color="auto"/>
              </w:divBdr>
            </w:div>
            <w:div w:id="921569416">
              <w:marLeft w:val="0"/>
              <w:marRight w:val="0"/>
              <w:marTop w:val="0"/>
              <w:marBottom w:val="0"/>
              <w:divBdr>
                <w:top w:val="none" w:sz="0" w:space="0" w:color="auto"/>
                <w:left w:val="none" w:sz="0" w:space="0" w:color="auto"/>
                <w:bottom w:val="none" w:sz="0" w:space="0" w:color="auto"/>
                <w:right w:val="none" w:sz="0" w:space="0" w:color="auto"/>
              </w:divBdr>
            </w:div>
            <w:div w:id="1358234968">
              <w:marLeft w:val="0"/>
              <w:marRight w:val="0"/>
              <w:marTop w:val="0"/>
              <w:marBottom w:val="0"/>
              <w:divBdr>
                <w:top w:val="none" w:sz="0" w:space="0" w:color="auto"/>
                <w:left w:val="none" w:sz="0" w:space="0" w:color="auto"/>
                <w:bottom w:val="none" w:sz="0" w:space="0" w:color="auto"/>
                <w:right w:val="none" w:sz="0" w:space="0" w:color="auto"/>
              </w:divBdr>
            </w:div>
            <w:div w:id="31732249">
              <w:marLeft w:val="0"/>
              <w:marRight w:val="0"/>
              <w:marTop w:val="0"/>
              <w:marBottom w:val="0"/>
              <w:divBdr>
                <w:top w:val="none" w:sz="0" w:space="0" w:color="auto"/>
                <w:left w:val="none" w:sz="0" w:space="0" w:color="auto"/>
                <w:bottom w:val="none" w:sz="0" w:space="0" w:color="auto"/>
                <w:right w:val="none" w:sz="0" w:space="0" w:color="auto"/>
              </w:divBdr>
            </w:div>
            <w:div w:id="60250375">
              <w:marLeft w:val="0"/>
              <w:marRight w:val="0"/>
              <w:marTop w:val="0"/>
              <w:marBottom w:val="0"/>
              <w:divBdr>
                <w:top w:val="none" w:sz="0" w:space="0" w:color="auto"/>
                <w:left w:val="none" w:sz="0" w:space="0" w:color="auto"/>
                <w:bottom w:val="none" w:sz="0" w:space="0" w:color="auto"/>
                <w:right w:val="none" w:sz="0" w:space="0" w:color="auto"/>
              </w:divBdr>
            </w:div>
            <w:div w:id="2068217258">
              <w:marLeft w:val="0"/>
              <w:marRight w:val="0"/>
              <w:marTop w:val="0"/>
              <w:marBottom w:val="0"/>
              <w:divBdr>
                <w:top w:val="none" w:sz="0" w:space="0" w:color="auto"/>
                <w:left w:val="none" w:sz="0" w:space="0" w:color="auto"/>
                <w:bottom w:val="none" w:sz="0" w:space="0" w:color="auto"/>
                <w:right w:val="none" w:sz="0" w:space="0" w:color="auto"/>
              </w:divBdr>
            </w:div>
            <w:div w:id="2824742">
              <w:marLeft w:val="0"/>
              <w:marRight w:val="0"/>
              <w:marTop w:val="0"/>
              <w:marBottom w:val="0"/>
              <w:divBdr>
                <w:top w:val="none" w:sz="0" w:space="0" w:color="auto"/>
                <w:left w:val="none" w:sz="0" w:space="0" w:color="auto"/>
                <w:bottom w:val="none" w:sz="0" w:space="0" w:color="auto"/>
                <w:right w:val="none" w:sz="0" w:space="0" w:color="auto"/>
              </w:divBdr>
            </w:div>
            <w:div w:id="736368145">
              <w:marLeft w:val="0"/>
              <w:marRight w:val="0"/>
              <w:marTop w:val="0"/>
              <w:marBottom w:val="0"/>
              <w:divBdr>
                <w:top w:val="none" w:sz="0" w:space="0" w:color="auto"/>
                <w:left w:val="none" w:sz="0" w:space="0" w:color="auto"/>
                <w:bottom w:val="none" w:sz="0" w:space="0" w:color="auto"/>
                <w:right w:val="none" w:sz="0" w:space="0" w:color="auto"/>
              </w:divBdr>
            </w:div>
            <w:div w:id="166558893">
              <w:marLeft w:val="0"/>
              <w:marRight w:val="0"/>
              <w:marTop w:val="0"/>
              <w:marBottom w:val="0"/>
              <w:divBdr>
                <w:top w:val="none" w:sz="0" w:space="0" w:color="auto"/>
                <w:left w:val="none" w:sz="0" w:space="0" w:color="auto"/>
                <w:bottom w:val="none" w:sz="0" w:space="0" w:color="auto"/>
                <w:right w:val="none" w:sz="0" w:space="0" w:color="auto"/>
              </w:divBdr>
            </w:div>
            <w:div w:id="488642530">
              <w:marLeft w:val="0"/>
              <w:marRight w:val="0"/>
              <w:marTop w:val="0"/>
              <w:marBottom w:val="0"/>
              <w:divBdr>
                <w:top w:val="none" w:sz="0" w:space="0" w:color="auto"/>
                <w:left w:val="none" w:sz="0" w:space="0" w:color="auto"/>
                <w:bottom w:val="none" w:sz="0" w:space="0" w:color="auto"/>
                <w:right w:val="none" w:sz="0" w:space="0" w:color="auto"/>
              </w:divBdr>
            </w:div>
            <w:div w:id="1092163030">
              <w:marLeft w:val="0"/>
              <w:marRight w:val="0"/>
              <w:marTop w:val="0"/>
              <w:marBottom w:val="0"/>
              <w:divBdr>
                <w:top w:val="none" w:sz="0" w:space="0" w:color="auto"/>
                <w:left w:val="none" w:sz="0" w:space="0" w:color="auto"/>
                <w:bottom w:val="none" w:sz="0" w:space="0" w:color="auto"/>
                <w:right w:val="none" w:sz="0" w:space="0" w:color="auto"/>
              </w:divBdr>
            </w:div>
            <w:div w:id="829953548">
              <w:marLeft w:val="0"/>
              <w:marRight w:val="0"/>
              <w:marTop w:val="0"/>
              <w:marBottom w:val="0"/>
              <w:divBdr>
                <w:top w:val="none" w:sz="0" w:space="0" w:color="auto"/>
                <w:left w:val="none" w:sz="0" w:space="0" w:color="auto"/>
                <w:bottom w:val="none" w:sz="0" w:space="0" w:color="auto"/>
                <w:right w:val="none" w:sz="0" w:space="0" w:color="auto"/>
              </w:divBdr>
            </w:div>
            <w:div w:id="1644853169">
              <w:marLeft w:val="0"/>
              <w:marRight w:val="0"/>
              <w:marTop w:val="0"/>
              <w:marBottom w:val="0"/>
              <w:divBdr>
                <w:top w:val="none" w:sz="0" w:space="0" w:color="auto"/>
                <w:left w:val="none" w:sz="0" w:space="0" w:color="auto"/>
                <w:bottom w:val="none" w:sz="0" w:space="0" w:color="auto"/>
                <w:right w:val="none" w:sz="0" w:space="0" w:color="auto"/>
              </w:divBdr>
            </w:div>
            <w:div w:id="1714772826">
              <w:marLeft w:val="0"/>
              <w:marRight w:val="0"/>
              <w:marTop w:val="0"/>
              <w:marBottom w:val="0"/>
              <w:divBdr>
                <w:top w:val="none" w:sz="0" w:space="0" w:color="auto"/>
                <w:left w:val="none" w:sz="0" w:space="0" w:color="auto"/>
                <w:bottom w:val="none" w:sz="0" w:space="0" w:color="auto"/>
                <w:right w:val="none" w:sz="0" w:space="0" w:color="auto"/>
              </w:divBdr>
            </w:div>
            <w:div w:id="569730129">
              <w:marLeft w:val="0"/>
              <w:marRight w:val="0"/>
              <w:marTop w:val="0"/>
              <w:marBottom w:val="0"/>
              <w:divBdr>
                <w:top w:val="none" w:sz="0" w:space="0" w:color="auto"/>
                <w:left w:val="none" w:sz="0" w:space="0" w:color="auto"/>
                <w:bottom w:val="none" w:sz="0" w:space="0" w:color="auto"/>
                <w:right w:val="none" w:sz="0" w:space="0" w:color="auto"/>
              </w:divBdr>
            </w:div>
            <w:div w:id="536166835">
              <w:marLeft w:val="0"/>
              <w:marRight w:val="0"/>
              <w:marTop w:val="0"/>
              <w:marBottom w:val="0"/>
              <w:divBdr>
                <w:top w:val="none" w:sz="0" w:space="0" w:color="auto"/>
                <w:left w:val="none" w:sz="0" w:space="0" w:color="auto"/>
                <w:bottom w:val="none" w:sz="0" w:space="0" w:color="auto"/>
                <w:right w:val="none" w:sz="0" w:space="0" w:color="auto"/>
              </w:divBdr>
            </w:div>
            <w:div w:id="2056196822">
              <w:marLeft w:val="0"/>
              <w:marRight w:val="0"/>
              <w:marTop w:val="0"/>
              <w:marBottom w:val="0"/>
              <w:divBdr>
                <w:top w:val="none" w:sz="0" w:space="0" w:color="auto"/>
                <w:left w:val="none" w:sz="0" w:space="0" w:color="auto"/>
                <w:bottom w:val="none" w:sz="0" w:space="0" w:color="auto"/>
                <w:right w:val="none" w:sz="0" w:space="0" w:color="auto"/>
              </w:divBdr>
            </w:div>
            <w:div w:id="571737179">
              <w:marLeft w:val="0"/>
              <w:marRight w:val="0"/>
              <w:marTop w:val="0"/>
              <w:marBottom w:val="0"/>
              <w:divBdr>
                <w:top w:val="none" w:sz="0" w:space="0" w:color="auto"/>
                <w:left w:val="none" w:sz="0" w:space="0" w:color="auto"/>
                <w:bottom w:val="none" w:sz="0" w:space="0" w:color="auto"/>
                <w:right w:val="none" w:sz="0" w:space="0" w:color="auto"/>
              </w:divBdr>
            </w:div>
            <w:div w:id="579678998">
              <w:marLeft w:val="0"/>
              <w:marRight w:val="0"/>
              <w:marTop w:val="0"/>
              <w:marBottom w:val="0"/>
              <w:divBdr>
                <w:top w:val="none" w:sz="0" w:space="0" w:color="auto"/>
                <w:left w:val="none" w:sz="0" w:space="0" w:color="auto"/>
                <w:bottom w:val="none" w:sz="0" w:space="0" w:color="auto"/>
                <w:right w:val="none" w:sz="0" w:space="0" w:color="auto"/>
              </w:divBdr>
            </w:div>
            <w:div w:id="1496065087">
              <w:marLeft w:val="0"/>
              <w:marRight w:val="0"/>
              <w:marTop w:val="0"/>
              <w:marBottom w:val="0"/>
              <w:divBdr>
                <w:top w:val="none" w:sz="0" w:space="0" w:color="auto"/>
                <w:left w:val="none" w:sz="0" w:space="0" w:color="auto"/>
                <w:bottom w:val="none" w:sz="0" w:space="0" w:color="auto"/>
                <w:right w:val="none" w:sz="0" w:space="0" w:color="auto"/>
              </w:divBdr>
            </w:div>
            <w:div w:id="269751066">
              <w:marLeft w:val="0"/>
              <w:marRight w:val="0"/>
              <w:marTop w:val="0"/>
              <w:marBottom w:val="0"/>
              <w:divBdr>
                <w:top w:val="none" w:sz="0" w:space="0" w:color="auto"/>
                <w:left w:val="none" w:sz="0" w:space="0" w:color="auto"/>
                <w:bottom w:val="none" w:sz="0" w:space="0" w:color="auto"/>
                <w:right w:val="none" w:sz="0" w:space="0" w:color="auto"/>
              </w:divBdr>
            </w:div>
            <w:div w:id="1298029548">
              <w:marLeft w:val="0"/>
              <w:marRight w:val="0"/>
              <w:marTop w:val="0"/>
              <w:marBottom w:val="0"/>
              <w:divBdr>
                <w:top w:val="none" w:sz="0" w:space="0" w:color="auto"/>
                <w:left w:val="none" w:sz="0" w:space="0" w:color="auto"/>
                <w:bottom w:val="none" w:sz="0" w:space="0" w:color="auto"/>
                <w:right w:val="none" w:sz="0" w:space="0" w:color="auto"/>
              </w:divBdr>
            </w:div>
            <w:div w:id="329136504">
              <w:marLeft w:val="0"/>
              <w:marRight w:val="0"/>
              <w:marTop w:val="0"/>
              <w:marBottom w:val="0"/>
              <w:divBdr>
                <w:top w:val="none" w:sz="0" w:space="0" w:color="auto"/>
                <w:left w:val="none" w:sz="0" w:space="0" w:color="auto"/>
                <w:bottom w:val="none" w:sz="0" w:space="0" w:color="auto"/>
                <w:right w:val="none" w:sz="0" w:space="0" w:color="auto"/>
              </w:divBdr>
            </w:div>
            <w:div w:id="1025985204">
              <w:marLeft w:val="0"/>
              <w:marRight w:val="0"/>
              <w:marTop w:val="0"/>
              <w:marBottom w:val="0"/>
              <w:divBdr>
                <w:top w:val="none" w:sz="0" w:space="0" w:color="auto"/>
                <w:left w:val="none" w:sz="0" w:space="0" w:color="auto"/>
                <w:bottom w:val="none" w:sz="0" w:space="0" w:color="auto"/>
                <w:right w:val="none" w:sz="0" w:space="0" w:color="auto"/>
              </w:divBdr>
            </w:div>
            <w:div w:id="2124809579">
              <w:marLeft w:val="0"/>
              <w:marRight w:val="0"/>
              <w:marTop w:val="0"/>
              <w:marBottom w:val="0"/>
              <w:divBdr>
                <w:top w:val="none" w:sz="0" w:space="0" w:color="auto"/>
                <w:left w:val="none" w:sz="0" w:space="0" w:color="auto"/>
                <w:bottom w:val="none" w:sz="0" w:space="0" w:color="auto"/>
                <w:right w:val="none" w:sz="0" w:space="0" w:color="auto"/>
              </w:divBdr>
            </w:div>
            <w:div w:id="1469006680">
              <w:marLeft w:val="0"/>
              <w:marRight w:val="0"/>
              <w:marTop w:val="0"/>
              <w:marBottom w:val="0"/>
              <w:divBdr>
                <w:top w:val="none" w:sz="0" w:space="0" w:color="auto"/>
                <w:left w:val="none" w:sz="0" w:space="0" w:color="auto"/>
                <w:bottom w:val="none" w:sz="0" w:space="0" w:color="auto"/>
                <w:right w:val="none" w:sz="0" w:space="0" w:color="auto"/>
              </w:divBdr>
            </w:div>
            <w:div w:id="576860546">
              <w:marLeft w:val="0"/>
              <w:marRight w:val="0"/>
              <w:marTop w:val="0"/>
              <w:marBottom w:val="0"/>
              <w:divBdr>
                <w:top w:val="none" w:sz="0" w:space="0" w:color="auto"/>
                <w:left w:val="none" w:sz="0" w:space="0" w:color="auto"/>
                <w:bottom w:val="none" w:sz="0" w:space="0" w:color="auto"/>
                <w:right w:val="none" w:sz="0" w:space="0" w:color="auto"/>
              </w:divBdr>
            </w:div>
            <w:div w:id="1515538643">
              <w:marLeft w:val="0"/>
              <w:marRight w:val="0"/>
              <w:marTop w:val="0"/>
              <w:marBottom w:val="0"/>
              <w:divBdr>
                <w:top w:val="none" w:sz="0" w:space="0" w:color="auto"/>
                <w:left w:val="none" w:sz="0" w:space="0" w:color="auto"/>
                <w:bottom w:val="none" w:sz="0" w:space="0" w:color="auto"/>
                <w:right w:val="none" w:sz="0" w:space="0" w:color="auto"/>
              </w:divBdr>
            </w:div>
            <w:div w:id="1840194861">
              <w:marLeft w:val="0"/>
              <w:marRight w:val="0"/>
              <w:marTop w:val="0"/>
              <w:marBottom w:val="0"/>
              <w:divBdr>
                <w:top w:val="none" w:sz="0" w:space="0" w:color="auto"/>
                <w:left w:val="none" w:sz="0" w:space="0" w:color="auto"/>
                <w:bottom w:val="none" w:sz="0" w:space="0" w:color="auto"/>
                <w:right w:val="none" w:sz="0" w:space="0" w:color="auto"/>
              </w:divBdr>
            </w:div>
            <w:div w:id="1399981453">
              <w:marLeft w:val="0"/>
              <w:marRight w:val="0"/>
              <w:marTop w:val="0"/>
              <w:marBottom w:val="0"/>
              <w:divBdr>
                <w:top w:val="none" w:sz="0" w:space="0" w:color="auto"/>
                <w:left w:val="none" w:sz="0" w:space="0" w:color="auto"/>
                <w:bottom w:val="none" w:sz="0" w:space="0" w:color="auto"/>
                <w:right w:val="none" w:sz="0" w:space="0" w:color="auto"/>
              </w:divBdr>
            </w:div>
            <w:div w:id="2134782429">
              <w:marLeft w:val="0"/>
              <w:marRight w:val="0"/>
              <w:marTop w:val="0"/>
              <w:marBottom w:val="0"/>
              <w:divBdr>
                <w:top w:val="none" w:sz="0" w:space="0" w:color="auto"/>
                <w:left w:val="none" w:sz="0" w:space="0" w:color="auto"/>
                <w:bottom w:val="none" w:sz="0" w:space="0" w:color="auto"/>
                <w:right w:val="none" w:sz="0" w:space="0" w:color="auto"/>
              </w:divBdr>
            </w:div>
            <w:div w:id="2112428225">
              <w:marLeft w:val="0"/>
              <w:marRight w:val="0"/>
              <w:marTop w:val="0"/>
              <w:marBottom w:val="0"/>
              <w:divBdr>
                <w:top w:val="none" w:sz="0" w:space="0" w:color="auto"/>
                <w:left w:val="none" w:sz="0" w:space="0" w:color="auto"/>
                <w:bottom w:val="none" w:sz="0" w:space="0" w:color="auto"/>
                <w:right w:val="none" w:sz="0" w:space="0" w:color="auto"/>
              </w:divBdr>
            </w:div>
            <w:div w:id="861822387">
              <w:marLeft w:val="0"/>
              <w:marRight w:val="0"/>
              <w:marTop w:val="0"/>
              <w:marBottom w:val="0"/>
              <w:divBdr>
                <w:top w:val="none" w:sz="0" w:space="0" w:color="auto"/>
                <w:left w:val="none" w:sz="0" w:space="0" w:color="auto"/>
                <w:bottom w:val="none" w:sz="0" w:space="0" w:color="auto"/>
                <w:right w:val="none" w:sz="0" w:space="0" w:color="auto"/>
              </w:divBdr>
            </w:div>
            <w:div w:id="879979708">
              <w:marLeft w:val="0"/>
              <w:marRight w:val="0"/>
              <w:marTop w:val="0"/>
              <w:marBottom w:val="0"/>
              <w:divBdr>
                <w:top w:val="none" w:sz="0" w:space="0" w:color="auto"/>
                <w:left w:val="none" w:sz="0" w:space="0" w:color="auto"/>
                <w:bottom w:val="none" w:sz="0" w:space="0" w:color="auto"/>
                <w:right w:val="none" w:sz="0" w:space="0" w:color="auto"/>
              </w:divBdr>
            </w:div>
            <w:div w:id="192813751">
              <w:marLeft w:val="0"/>
              <w:marRight w:val="0"/>
              <w:marTop w:val="0"/>
              <w:marBottom w:val="0"/>
              <w:divBdr>
                <w:top w:val="none" w:sz="0" w:space="0" w:color="auto"/>
                <w:left w:val="none" w:sz="0" w:space="0" w:color="auto"/>
                <w:bottom w:val="none" w:sz="0" w:space="0" w:color="auto"/>
                <w:right w:val="none" w:sz="0" w:space="0" w:color="auto"/>
              </w:divBdr>
            </w:div>
            <w:div w:id="1732003725">
              <w:marLeft w:val="0"/>
              <w:marRight w:val="0"/>
              <w:marTop w:val="0"/>
              <w:marBottom w:val="0"/>
              <w:divBdr>
                <w:top w:val="none" w:sz="0" w:space="0" w:color="auto"/>
                <w:left w:val="none" w:sz="0" w:space="0" w:color="auto"/>
                <w:bottom w:val="none" w:sz="0" w:space="0" w:color="auto"/>
                <w:right w:val="none" w:sz="0" w:space="0" w:color="auto"/>
              </w:divBdr>
            </w:div>
            <w:div w:id="285429074">
              <w:marLeft w:val="0"/>
              <w:marRight w:val="0"/>
              <w:marTop w:val="0"/>
              <w:marBottom w:val="0"/>
              <w:divBdr>
                <w:top w:val="none" w:sz="0" w:space="0" w:color="auto"/>
                <w:left w:val="none" w:sz="0" w:space="0" w:color="auto"/>
                <w:bottom w:val="none" w:sz="0" w:space="0" w:color="auto"/>
                <w:right w:val="none" w:sz="0" w:space="0" w:color="auto"/>
              </w:divBdr>
            </w:div>
            <w:div w:id="1422218274">
              <w:marLeft w:val="0"/>
              <w:marRight w:val="0"/>
              <w:marTop w:val="0"/>
              <w:marBottom w:val="0"/>
              <w:divBdr>
                <w:top w:val="none" w:sz="0" w:space="0" w:color="auto"/>
                <w:left w:val="none" w:sz="0" w:space="0" w:color="auto"/>
                <w:bottom w:val="none" w:sz="0" w:space="0" w:color="auto"/>
                <w:right w:val="none" w:sz="0" w:space="0" w:color="auto"/>
              </w:divBdr>
            </w:div>
            <w:div w:id="840194855">
              <w:marLeft w:val="0"/>
              <w:marRight w:val="0"/>
              <w:marTop w:val="0"/>
              <w:marBottom w:val="0"/>
              <w:divBdr>
                <w:top w:val="none" w:sz="0" w:space="0" w:color="auto"/>
                <w:left w:val="none" w:sz="0" w:space="0" w:color="auto"/>
                <w:bottom w:val="none" w:sz="0" w:space="0" w:color="auto"/>
                <w:right w:val="none" w:sz="0" w:space="0" w:color="auto"/>
              </w:divBdr>
            </w:div>
            <w:div w:id="353851498">
              <w:marLeft w:val="0"/>
              <w:marRight w:val="0"/>
              <w:marTop w:val="0"/>
              <w:marBottom w:val="0"/>
              <w:divBdr>
                <w:top w:val="none" w:sz="0" w:space="0" w:color="auto"/>
                <w:left w:val="none" w:sz="0" w:space="0" w:color="auto"/>
                <w:bottom w:val="none" w:sz="0" w:space="0" w:color="auto"/>
                <w:right w:val="none" w:sz="0" w:space="0" w:color="auto"/>
              </w:divBdr>
            </w:div>
            <w:div w:id="188106289">
              <w:marLeft w:val="0"/>
              <w:marRight w:val="0"/>
              <w:marTop w:val="0"/>
              <w:marBottom w:val="0"/>
              <w:divBdr>
                <w:top w:val="none" w:sz="0" w:space="0" w:color="auto"/>
                <w:left w:val="none" w:sz="0" w:space="0" w:color="auto"/>
                <w:bottom w:val="none" w:sz="0" w:space="0" w:color="auto"/>
                <w:right w:val="none" w:sz="0" w:space="0" w:color="auto"/>
              </w:divBdr>
            </w:div>
            <w:div w:id="1864516461">
              <w:marLeft w:val="0"/>
              <w:marRight w:val="0"/>
              <w:marTop w:val="0"/>
              <w:marBottom w:val="0"/>
              <w:divBdr>
                <w:top w:val="none" w:sz="0" w:space="0" w:color="auto"/>
                <w:left w:val="none" w:sz="0" w:space="0" w:color="auto"/>
                <w:bottom w:val="none" w:sz="0" w:space="0" w:color="auto"/>
                <w:right w:val="none" w:sz="0" w:space="0" w:color="auto"/>
              </w:divBdr>
            </w:div>
            <w:div w:id="1365136624">
              <w:marLeft w:val="0"/>
              <w:marRight w:val="0"/>
              <w:marTop w:val="0"/>
              <w:marBottom w:val="0"/>
              <w:divBdr>
                <w:top w:val="none" w:sz="0" w:space="0" w:color="auto"/>
                <w:left w:val="none" w:sz="0" w:space="0" w:color="auto"/>
                <w:bottom w:val="none" w:sz="0" w:space="0" w:color="auto"/>
                <w:right w:val="none" w:sz="0" w:space="0" w:color="auto"/>
              </w:divBdr>
            </w:div>
            <w:div w:id="452752178">
              <w:marLeft w:val="0"/>
              <w:marRight w:val="0"/>
              <w:marTop w:val="0"/>
              <w:marBottom w:val="0"/>
              <w:divBdr>
                <w:top w:val="none" w:sz="0" w:space="0" w:color="auto"/>
                <w:left w:val="none" w:sz="0" w:space="0" w:color="auto"/>
                <w:bottom w:val="none" w:sz="0" w:space="0" w:color="auto"/>
                <w:right w:val="none" w:sz="0" w:space="0" w:color="auto"/>
              </w:divBdr>
            </w:div>
            <w:div w:id="1596131512">
              <w:marLeft w:val="0"/>
              <w:marRight w:val="0"/>
              <w:marTop w:val="0"/>
              <w:marBottom w:val="0"/>
              <w:divBdr>
                <w:top w:val="none" w:sz="0" w:space="0" w:color="auto"/>
                <w:left w:val="none" w:sz="0" w:space="0" w:color="auto"/>
                <w:bottom w:val="none" w:sz="0" w:space="0" w:color="auto"/>
                <w:right w:val="none" w:sz="0" w:space="0" w:color="auto"/>
              </w:divBdr>
            </w:div>
            <w:div w:id="213155560">
              <w:marLeft w:val="0"/>
              <w:marRight w:val="0"/>
              <w:marTop w:val="0"/>
              <w:marBottom w:val="0"/>
              <w:divBdr>
                <w:top w:val="none" w:sz="0" w:space="0" w:color="auto"/>
                <w:left w:val="none" w:sz="0" w:space="0" w:color="auto"/>
                <w:bottom w:val="none" w:sz="0" w:space="0" w:color="auto"/>
                <w:right w:val="none" w:sz="0" w:space="0" w:color="auto"/>
              </w:divBdr>
            </w:div>
            <w:div w:id="693269245">
              <w:marLeft w:val="0"/>
              <w:marRight w:val="0"/>
              <w:marTop w:val="0"/>
              <w:marBottom w:val="0"/>
              <w:divBdr>
                <w:top w:val="none" w:sz="0" w:space="0" w:color="auto"/>
                <w:left w:val="none" w:sz="0" w:space="0" w:color="auto"/>
                <w:bottom w:val="none" w:sz="0" w:space="0" w:color="auto"/>
                <w:right w:val="none" w:sz="0" w:space="0" w:color="auto"/>
              </w:divBdr>
            </w:div>
            <w:div w:id="1955476911">
              <w:marLeft w:val="0"/>
              <w:marRight w:val="0"/>
              <w:marTop w:val="0"/>
              <w:marBottom w:val="0"/>
              <w:divBdr>
                <w:top w:val="none" w:sz="0" w:space="0" w:color="auto"/>
                <w:left w:val="none" w:sz="0" w:space="0" w:color="auto"/>
                <w:bottom w:val="none" w:sz="0" w:space="0" w:color="auto"/>
                <w:right w:val="none" w:sz="0" w:space="0" w:color="auto"/>
              </w:divBdr>
            </w:div>
            <w:div w:id="360518536">
              <w:marLeft w:val="0"/>
              <w:marRight w:val="0"/>
              <w:marTop w:val="0"/>
              <w:marBottom w:val="0"/>
              <w:divBdr>
                <w:top w:val="none" w:sz="0" w:space="0" w:color="auto"/>
                <w:left w:val="none" w:sz="0" w:space="0" w:color="auto"/>
                <w:bottom w:val="none" w:sz="0" w:space="0" w:color="auto"/>
                <w:right w:val="none" w:sz="0" w:space="0" w:color="auto"/>
              </w:divBdr>
            </w:div>
            <w:div w:id="1192260280">
              <w:marLeft w:val="0"/>
              <w:marRight w:val="0"/>
              <w:marTop w:val="0"/>
              <w:marBottom w:val="0"/>
              <w:divBdr>
                <w:top w:val="none" w:sz="0" w:space="0" w:color="auto"/>
                <w:left w:val="none" w:sz="0" w:space="0" w:color="auto"/>
                <w:bottom w:val="none" w:sz="0" w:space="0" w:color="auto"/>
                <w:right w:val="none" w:sz="0" w:space="0" w:color="auto"/>
              </w:divBdr>
            </w:div>
            <w:div w:id="642000842">
              <w:marLeft w:val="0"/>
              <w:marRight w:val="0"/>
              <w:marTop w:val="0"/>
              <w:marBottom w:val="0"/>
              <w:divBdr>
                <w:top w:val="none" w:sz="0" w:space="0" w:color="auto"/>
                <w:left w:val="none" w:sz="0" w:space="0" w:color="auto"/>
                <w:bottom w:val="none" w:sz="0" w:space="0" w:color="auto"/>
                <w:right w:val="none" w:sz="0" w:space="0" w:color="auto"/>
              </w:divBdr>
            </w:div>
            <w:div w:id="220751634">
              <w:marLeft w:val="0"/>
              <w:marRight w:val="0"/>
              <w:marTop w:val="0"/>
              <w:marBottom w:val="0"/>
              <w:divBdr>
                <w:top w:val="none" w:sz="0" w:space="0" w:color="auto"/>
                <w:left w:val="none" w:sz="0" w:space="0" w:color="auto"/>
                <w:bottom w:val="none" w:sz="0" w:space="0" w:color="auto"/>
                <w:right w:val="none" w:sz="0" w:space="0" w:color="auto"/>
              </w:divBdr>
            </w:div>
            <w:div w:id="1369062967">
              <w:marLeft w:val="0"/>
              <w:marRight w:val="0"/>
              <w:marTop w:val="0"/>
              <w:marBottom w:val="0"/>
              <w:divBdr>
                <w:top w:val="none" w:sz="0" w:space="0" w:color="auto"/>
                <w:left w:val="none" w:sz="0" w:space="0" w:color="auto"/>
                <w:bottom w:val="none" w:sz="0" w:space="0" w:color="auto"/>
                <w:right w:val="none" w:sz="0" w:space="0" w:color="auto"/>
              </w:divBdr>
            </w:div>
            <w:div w:id="1851944654">
              <w:marLeft w:val="0"/>
              <w:marRight w:val="0"/>
              <w:marTop w:val="0"/>
              <w:marBottom w:val="0"/>
              <w:divBdr>
                <w:top w:val="none" w:sz="0" w:space="0" w:color="auto"/>
                <w:left w:val="none" w:sz="0" w:space="0" w:color="auto"/>
                <w:bottom w:val="none" w:sz="0" w:space="0" w:color="auto"/>
                <w:right w:val="none" w:sz="0" w:space="0" w:color="auto"/>
              </w:divBdr>
            </w:div>
            <w:div w:id="1876967871">
              <w:marLeft w:val="0"/>
              <w:marRight w:val="0"/>
              <w:marTop w:val="0"/>
              <w:marBottom w:val="0"/>
              <w:divBdr>
                <w:top w:val="none" w:sz="0" w:space="0" w:color="auto"/>
                <w:left w:val="none" w:sz="0" w:space="0" w:color="auto"/>
                <w:bottom w:val="none" w:sz="0" w:space="0" w:color="auto"/>
                <w:right w:val="none" w:sz="0" w:space="0" w:color="auto"/>
              </w:divBdr>
            </w:div>
            <w:div w:id="1503816032">
              <w:marLeft w:val="0"/>
              <w:marRight w:val="0"/>
              <w:marTop w:val="0"/>
              <w:marBottom w:val="0"/>
              <w:divBdr>
                <w:top w:val="none" w:sz="0" w:space="0" w:color="auto"/>
                <w:left w:val="none" w:sz="0" w:space="0" w:color="auto"/>
                <w:bottom w:val="none" w:sz="0" w:space="0" w:color="auto"/>
                <w:right w:val="none" w:sz="0" w:space="0" w:color="auto"/>
              </w:divBdr>
            </w:div>
            <w:div w:id="960917474">
              <w:marLeft w:val="0"/>
              <w:marRight w:val="0"/>
              <w:marTop w:val="0"/>
              <w:marBottom w:val="0"/>
              <w:divBdr>
                <w:top w:val="none" w:sz="0" w:space="0" w:color="auto"/>
                <w:left w:val="none" w:sz="0" w:space="0" w:color="auto"/>
                <w:bottom w:val="none" w:sz="0" w:space="0" w:color="auto"/>
                <w:right w:val="none" w:sz="0" w:space="0" w:color="auto"/>
              </w:divBdr>
            </w:div>
            <w:div w:id="1693220348">
              <w:marLeft w:val="0"/>
              <w:marRight w:val="0"/>
              <w:marTop w:val="0"/>
              <w:marBottom w:val="0"/>
              <w:divBdr>
                <w:top w:val="none" w:sz="0" w:space="0" w:color="auto"/>
                <w:left w:val="none" w:sz="0" w:space="0" w:color="auto"/>
                <w:bottom w:val="none" w:sz="0" w:space="0" w:color="auto"/>
                <w:right w:val="none" w:sz="0" w:space="0" w:color="auto"/>
              </w:divBdr>
            </w:div>
            <w:div w:id="1595893142">
              <w:marLeft w:val="0"/>
              <w:marRight w:val="0"/>
              <w:marTop w:val="0"/>
              <w:marBottom w:val="0"/>
              <w:divBdr>
                <w:top w:val="none" w:sz="0" w:space="0" w:color="auto"/>
                <w:left w:val="none" w:sz="0" w:space="0" w:color="auto"/>
                <w:bottom w:val="none" w:sz="0" w:space="0" w:color="auto"/>
                <w:right w:val="none" w:sz="0" w:space="0" w:color="auto"/>
              </w:divBdr>
            </w:div>
            <w:div w:id="1184856237">
              <w:marLeft w:val="0"/>
              <w:marRight w:val="0"/>
              <w:marTop w:val="0"/>
              <w:marBottom w:val="0"/>
              <w:divBdr>
                <w:top w:val="none" w:sz="0" w:space="0" w:color="auto"/>
                <w:left w:val="none" w:sz="0" w:space="0" w:color="auto"/>
                <w:bottom w:val="none" w:sz="0" w:space="0" w:color="auto"/>
                <w:right w:val="none" w:sz="0" w:space="0" w:color="auto"/>
              </w:divBdr>
            </w:div>
            <w:div w:id="833957782">
              <w:marLeft w:val="0"/>
              <w:marRight w:val="0"/>
              <w:marTop w:val="0"/>
              <w:marBottom w:val="0"/>
              <w:divBdr>
                <w:top w:val="none" w:sz="0" w:space="0" w:color="auto"/>
                <w:left w:val="none" w:sz="0" w:space="0" w:color="auto"/>
                <w:bottom w:val="none" w:sz="0" w:space="0" w:color="auto"/>
                <w:right w:val="none" w:sz="0" w:space="0" w:color="auto"/>
              </w:divBdr>
            </w:div>
            <w:div w:id="284700054">
              <w:marLeft w:val="0"/>
              <w:marRight w:val="0"/>
              <w:marTop w:val="0"/>
              <w:marBottom w:val="0"/>
              <w:divBdr>
                <w:top w:val="none" w:sz="0" w:space="0" w:color="auto"/>
                <w:left w:val="none" w:sz="0" w:space="0" w:color="auto"/>
                <w:bottom w:val="none" w:sz="0" w:space="0" w:color="auto"/>
                <w:right w:val="none" w:sz="0" w:space="0" w:color="auto"/>
              </w:divBdr>
            </w:div>
            <w:div w:id="1867403092">
              <w:marLeft w:val="0"/>
              <w:marRight w:val="0"/>
              <w:marTop w:val="0"/>
              <w:marBottom w:val="0"/>
              <w:divBdr>
                <w:top w:val="none" w:sz="0" w:space="0" w:color="auto"/>
                <w:left w:val="none" w:sz="0" w:space="0" w:color="auto"/>
                <w:bottom w:val="none" w:sz="0" w:space="0" w:color="auto"/>
                <w:right w:val="none" w:sz="0" w:space="0" w:color="auto"/>
              </w:divBdr>
            </w:div>
            <w:div w:id="1504973796">
              <w:marLeft w:val="0"/>
              <w:marRight w:val="0"/>
              <w:marTop w:val="0"/>
              <w:marBottom w:val="0"/>
              <w:divBdr>
                <w:top w:val="none" w:sz="0" w:space="0" w:color="auto"/>
                <w:left w:val="none" w:sz="0" w:space="0" w:color="auto"/>
                <w:bottom w:val="none" w:sz="0" w:space="0" w:color="auto"/>
                <w:right w:val="none" w:sz="0" w:space="0" w:color="auto"/>
              </w:divBdr>
            </w:div>
            <w:div w:id="235556057">
              <w:marLeft w:val="0"/>
              <w:marRight w:val="0"/>
              <w:marTop w:val="0"/>
              <w:marBottom w:val="0"/>
              <w:divBdr>
                <w:top w:val="none" w:sz="0" w:space="0" w:color="auto"/>
                <w:left w:val="none" w:sz="0" w:space="0" w:color="auto"/>
                <w:bottom w:val="none" w:sz="0" w:space="0" w:color="auto"/>
                <w:right w:val="none" w:sz="0" w:space="0" w:color="auto"/>
              </w:divBdr>
            </w:div>
            <w:div w:id="1216165833">
              <w:marLeft w:val="0"/>
              <w:marRight w:val="0"/>
              <w:marTop w:val="0"/>
              <w:marBottom w:val="0"/>
              <w:divBdr>
                <w:top w:val="none" w:sz="0" w:space="0" w:color="auto"/>
                <w:left w:val="none" w:sz="0" w:space="0" w:color="auto"/>
                <w:bottom w:val="none" w:sz="0" w:space="0" w:color="auto"/>
                <w:right w:val="none" w:sz="0" w:space="0" w:color="auto"/>
              </w:divBdr>
            </w:div>
            <w:div w:id="1049259787">
              <w:marLeft w:val="0"/>
              <w:marRight w:val="0"/>
              <w:marTop w:val="0"/>
              <w:marBottom w:val="0"/>
              <w:divBdr>
                <w:top w:val="none" w:sz="0" w:space="0" w:color="auto"/>
                <w:left w:val="none" w:sz="0" w:space="0" w:color="auto"/>
                <w:bottom w:val="none" w:sz="0" w:space="0" w:color="auto"/>
                <w:right w:val="none" w:sz="0" w:space="0" w:color="auto"/>
              </w:divBdr>
            </w:div>
            <w:div w:id="411509735">
              <w:marLeft w:val="0"/>
              <w:marRight w:val="0"/>
              <w:marTop w:val="0"/>
              <w:marBottom w:val="0"/>
              <w:divBdr>
                <w:top w:val="none" w:sz="0" w:space="0" w:color="auto"/>
                <w:left w:val="none" w:sz="0" w:space="0" w:color="auto"/>
                <w:bottom w:val="none" w:sz="0" w:space="0" w:color="auto"/>
                <w:right w:val="none" w:sz="0" w:space="0" w:color="auto"/>
              </w:divBdr>
            </w:div>
            <w:div w:id="1502237569">
              <w:marLeft w:val="0"/>
              <w:marRight w:val="0"/>
              <w:marTop w:val="0"/>
              <w:marBottom w:val="0"/>
              <w:divBdr>
                <w:top w:val="none" w:sz="0" w:space="0" w:color="auto"/>
                <w:left w:val="none" w:sz="0" w:space="0" w:color="auto"/>
                <w:bottom w:val="none" w:sz="0" w:space="0" w:color="auto"/>
                <w:right w:val="none" w:sz="0" w:space="0" w:color="auto"/>
              </w:divBdr>
            </w:div>
            <w:div w:id="708798244">
              <w:marLeft w:val="0"/>
              <w:marRight w:val="0"/>
              <w:marTop w:val="0"/>
              <w:marBottom w:val="0"/>
              <w:divBdr>
                <w:top w:val="none" w:sz="0" w:space="0" w:color="auto"/>
                <w:left w:val="none" w:sz="0" w:space="0" w:color="auto"/>
                <w:bottom w:val="none" w:sz="0" w:space="0" w:color="auto"/>
                <w:right w:val="none" w:sz="0" w:space="0" w:color="auto"/>
              </w:divBdr>
            </w:div>
            <w:div w:id="1734962849">
              <w:marLeft w:val="0"/>
              <w:marRight w:val="0"/>
              <w:marTop w:val="0"/>
              <w:marBottom w:val="0"/>
              <w:divBdr>
                <w:top w:val="none" w:sz="0" w:space="0" w:color="auto"/>
                <w:left w:val="none" w:sz="0" w:space="0" w:color="auto"/>
                <w:bottom w:val="none" w:sz="0" w:space="0" w:color="auto"/>
                <w:right w:val="none" w:sz="0" w:space="0" w:color="auto"/>
              </w:divBdr>
            </w:div>
            <w:div w:id="757945211">
              <w:marLeft w:val="0"/>
              <w:marRight w:val="0"/>
              <w:marTop w:val="0"/>
              <w:marBottom w:val="0"/>
              <w:divBdr>
                <w:top w:val="none" w:sz="0" w:space="0" w:color="auto"/>
                <w:left w:val="none" w:sz="0" w:space="0" w:color="auto"/>
                <w:bottom w:val="none" w:sz="0" w:space="0" w:color="auto"/>
                <w:right w:val="none" w:sz="0" w:space="0" w:color="auto"/>
              </w:divBdr>
            </w:div>
            <w:div w:id="77656530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832573940">
              <w:marLeft w:val="0"/>
              <w:marRight w:val="0"/>
              <w:marTop w:val="0"/>
              <w:marBottom w:val="0"/>
              <w:divBdr>
                <w:top w:val="none" w:sz="0" w:space="0" w:color="auto"/>
                <w:left w:val="none" w:sz="0" w:space="0" w:color="auto"/>
                <w:bottom w:val="none" w:sz="0" w:space="0" w:color="auto"/>
                <w:right w:val="none" w:sz="0" w:space="0" w:color="auto"/>
              </w:divBdr>
            </w:div>
            <w:div w:id="945768754">
              <w:marLeft w:val="0"/>
              <w:marRight w:val="0"/>
              <w:marTop w:val="0"/>
              <w:marBottom w:val="0"/>
              <w:divBdr>
                <w:top w:val="none" w:sz="0" w:space="0" w:color="auto"/>
                <w:left w:val="none" w:sz="0" w:space="0" w:color="auto"/>
                <w:bottom w:val="none" w:sz="0" w:space="0" w:color="auto"/>
                <w:right w:val="none" w:sz="0" w:space="0" w:color="auto"/>
              </w:divBdr>
            </w:div>
            <w:div w:id="648368903">
              <w:marLeft w:val="0"/>
              <w:marRight w:val="0"/>
              <w:marTop w:val="0"/>
              <w:marBottom w:val="0"/>
              <w:divBdr>
                <w:top w:val="none" w:sz="0" w:space="0" w:color="auto"/>
                <w:left w:val="none" w:sz="0" w:space="0" w:color="auto"/>
                <w:bottom w:val="none" w:sz="0" w:space="0" w:color="auto"/>
                <w:right w:val="none" w:sz="0" w:space="0" w:color="auto"/>
              </w:divBdr>
            </w:div>
            <w:div w:id="1562326330">
              <w:marLeft w:val="0"/>
              <w:marRight w:val="0"/>
              <w:marTop w:val="0"/>
              <w:marBottom w:val="0"/>
              <w:divBdr>
                <w:top w:val="none" w:sz="0" w:space="0" w:color="auto"/>
                <w:left w:val="none" w:sz="0" w:space="0" w:color="auto"/>
                <w:bottom w:val="none" w:sz="0" w:space="0" w:color="auto"/>
                <w:right w:val="none" w:sz="0" w:space="0" w:color="auto"/>
              </w:divBdr>
            </w:div>
            <w:div w:id="243029480">
              <w:marLeft w:val="0"/>
              <w:marRight w:val="0"/>
              <w:marTop w:val="0"/>
              <w:marBottom w:val="0"/>
              <w:divBdr>
                <w:top w:val="none" w:sz="0" w:space="0" w:color="auto"/>
                <w:left w:val="none" w:sz="0" w:space="0" w:color="auto"/>
                <w:bottom w:val="none" w:sz="0" w:space="0" w:color="auto"/>
                <w:right w:val="none" w:sz="0" w:space="0" w:color="auto"/>
              </w:divBdr>
            </w:div>
            <w:div w:id="1500274136">
              <w:marLeft w:val="0"/>
              <w:marRight w:val="0"/>
              <w:marTop w:val="0"/>
              <w:marBottom w:val="0"/>
              <w:divBdr>
                <w:top w:val="none" w:sz="0" w:space="0" w:color="auto"/>
                <w:left w:val="none" w:sz="0" w:space="0" w:color="auto"/>
                <w:bottom w:val="none" w:sz="0" w:space="0" w:color="auto"/>
                <w:right w:val="none" w:sz="0" w:space="0" w:color="auto"/>
              </w:divBdr>
            </w:div>
            <w:div w:id="1505583002">
              <w:marLeft w:val="0"/>
              <w:marRight w:val="0"/>
              <w:marTop w:val="0"/>
              <w:marBottom w:val="0"/>
              <w:divBdr>
                <w:top w:val="none" w:sz="0" w:space="0" w:color="auto"/>
                <w:left w:val="none" w:sz="0" w:space="0" w:color="auto"/>
                <w:bottom w:val="none" w:sz="0" w:space="0" w:color="auto"/>
                <w:right w:val="none" w:sz="0" w:space="0" w:color="auto"/>
              </w:divBdr>
            </w:div>
            <w:div w:id="1238975657">
              <w:marLeft w:val="0"/>
              <w:marRight w:val="0"/>
              <w:marTop w:val="0"/>
              <w:marBottom w:val="0"/>
              <w:divBdr>
                <w:top w:val="none" w:sz="0" w:space="0" w:color="auto"/>
                <w:left w:val="none" w:sz="0" w:space="0" w:color="auto"/>
                <w:bottom w:val="none" w:sz="0" w:space="0" w:color="auto"/>
                <w:right w:val="none" w:sz="0" w:space="0" w:color="auto"/>
              </w:divBdr>
            </w:div>
            <w:div w:id="340281103">
              <w:marLeft w:val="0"/>
              <w:marRight w:val="0"/>
              <w:marTop w:val="0"/>
              <w:marBottom w:val="0"/>
              <w:divBdr>
                <w:top w:val="none" w:sz="0" w:space="0" w:color="auto"/>
                <w:left w:val="none" w:sz="0" w:space="0" w:color="auto"/>
                <w:bottom w:val="none" w:sz="0" w:space="0" w:color="auto"/>
                <w:right w:val="none" w:sz="0" w:space="0" w:color="auto"/>
              </w:divBdr>
            </w:div>
            <w:div w:id="535048576">
              <w:marLeft w:val="0"/>
              <w:marRight w:val="0"/>
              <w:marTop w:val="0"/>
              <w:marBottom w:val="0"/>
              <w:divBdr>
                <w:top w:val="none" w:sz="0" w:space="0" w:color="auto"/>
                <w:left w:val="none" w:sz="0" w:space="0" w:color="auto"/>
                <w:bottom w:val="none" w:sz="0" w:space="0" w:color="auto"/>
                <w:right w:val="none" w:sz="0" w:space="0" w:color="auto"/>
              </w:divBdr>
            </w:div>
            <w:div w:id="500315565">
              <w:marLeft w:val="0"/>
              <w:marRight w:val="0"/>
              <w:marTop w:val="0"/>
              <w:marBottom w:val="0"/>
              <w:divBdr>
                <w:top w:val="none" w:sz="0" w:space="0" w:color="auto"/>
                <w:left w:val="none" w:sz="0" w:space="0" w:color="auto"/>
                <w:bottom w:val="none" w:sz="0" w:space="0" w:color="auto"/>
                <w:right w:val="none" w:sz="0" w:space="0" w:color="auto"/>
              </w:divBdr>
            </w:div>
            <w:div w:id="1236286044">
              <w:marLeft w:val="0"/>
              <w:marRight w:val="0"/>
              <w:marTop w:val="0"/>
              <w:marBottom w:val="0"/>
              <w:divBdr>
                <w:top w:val="none" w:sz="0" w:space="0" w:color="auto"/>
                <w:left w:val="none" w:sz="0" w:space="0" w:color="auto"/>
                <w:bottom w:val="none" w:sz="0" w:space="0" w:color="auto"/>
                <w:right w:val="none" w:sz="0" w:space="0" w:color="auto"/>
              </w:divBdr>
            </w:div>
            <w:div w:id="1801412451">
              <w:marLeft w:val="0"/>
              <w:marRight w:val="0"/>
              <w:marTop w:val="0"/>
              <w:marBottom w:val="0"/>
              <w:divBdr>
                <w:top w:val="none" w:sz="0" w:space="0" w:color="auto"/>
                <w:left w:val="none" w:sz="0" w:space="0" w:color="auto"/>
                <w:bottom w:val="none" w:sz="0" w:space="0" w:color="auto"/>
                <w:right w:val="none" w:sz="0" w:space="0" w:color="auto"/>
              </w:divBdr>
            </w:div>
            <w:div w:id="2062091469">
              <w:marLeft w:val="0"/>
              <w:marRight w:val="0"/>
              <w:marTop w:val="0"/>
              <w:marBottom w:val="0"/>
              <w:divBdr>
                <w:top w:val="none" w:sz="0" w:space="0" w:color="auto"/>
                <w:left w:val="none" w:sz="0" w:space="0" w:color="auto"/>
                <w:bottom w:val="none" w:sz="0" w:space="0" w:color="auto"/>
                <w:right w:val="none" w:sz="0" w:space="0" w:color="auto"/>
              </w:divBdr>
            </w:div>
            <w:div w:id="1168906501">
              <w:marLeft w:val="0"/>
              <w:marRight w:val="0"/>
              <w:marTop w:val="0"/>
              <w:marBottom w:val="0"/>
              <w:divBdr>
                <w:top w:val="none" w:sz="0" w:space="0" w:color="auto"/>
                <w:left w:val="none" w:sz="0" w:space="0" w:color="auto"/>
                <w:bottom w:val="none" w:sz="0" w:space="0" w:color="auto"/>
                <w:right w:val="none" w:sz="0" w:space="0" w:color="auto"/>
              </w:divBdr>
            </w:div>
            <w:div w:id="1557083658">
              <w:marLeft w:val="0"/>
              <w:marRight w:val="0"/>
              <w:marTop w:val="0"/>
              <w:marBottom w:val="0"/>
              <w:divBdr>
                <w:top w:val="none" w:sz="0" w:space="0" w:color="auto"/>
                <w:left w:val="none" w:sz="0" w:space="0" w:color="auto"/>
                <w:bottom w:val="none" w:sz="0" w:space="0" w:color="auto"/>
                <w:right w:val="none" w:sz="0" w:space="0" w:color="auto"/>
              </w:divBdr>
            </w:div>
            <w:div w:id="1024281994">
              <w:marLeft w:val="0"/>
              <w:marRight w:val="0"/>
              <w:marTop w:val="0"/>
              <w:marBottom w:val="0"/>
              <w:divBdr>
                <w:top w:val="none" w:sz="0" w:space="0" w:color="auto"/>
                <w:left w:val="none" w:sz="0" w:space="0" w:color="auto"/>
                <w:bottom w:val="none" w:sz="0" w:space="0" w:color="auto"/>
                <w:right w:val="none" w:sz="0" w:space="0" w:color="auto"/>
              </w:divBdr>
            </w:div>
            <w:div w:id="1062605268">
              <w:marLeft w:val="0"/>
              <w:marRight w:val="0"/>
              <w:marTop w:val="0"/>
              <w:marBottom w:val="0"/>
              <w:divBdr>
                <w:top w:val="none" w:sz="0" w:space="0" w:color="auto"/>
                <w:left w:val="none" w:sz="0" w:space="0" w:color="auto"/>
                <w:bottom w:val="none" w:sz="0" w:space="0" w:color="auto"/>
                <w:right w:val="none" w:sz="0" w:space="0" w:color="auto"/>
              </w:divBdr>
            </w:div>
            <w:div w:id="1999726241">
              <w:marLeft w:val="0"/>
              <w:marRight w:val="0"/>
              <w:marTop w:val="0"/>
              <w:marBottom w:val="0"/>
              <w:divBdr>
                <w:top w:val="none" w:sz="0" w:space="0" w:color="auto"/>
                <w:left w:val="none" w:sz="0" w:space="0" w:color="auto"/>
                <w:bottom w:val="none" w:sz="0" w:space="0" w:color="auto"/>
                <w:right w:val="none" w:sz="0" w:space="0" w:color="auto"/>
              </w:divBdr>
            </w:div>
            <w:div w:id="1318803503">
              <w:marLeft w:val="0"/>
              <w:marRight w:val="0"/>
              <w:marTop w:val="0"/>
              <w:marBottom w:val="0"/>
              <w:divBdr>
                <w:top w:val="none" w:sz="0" w:space="0" w:color="auto"/>
                <w:left w:val="none" w:sz="0" w:space="0" w:color="auto"/>
                <w:bottom w:val="none" w:sz="0" w:space="0" w:color="auto"/>
                <w:right w:val="none" w:sz="0" w:space="0" w:color="auto"/>
              </w:divBdr>
            </w:div>
            <w:div w:id="492719218">
              <w:marLeft w:val="0"/>
              <w:marRight w:val="0"/>
              <w:marTop w:val="0"/>
              <w:marBottom w:val="0"/>
              <w:divBdr>
                <w:top w:val="none" w:sz="0" w:space="0" w:color="auto"/>
                <w:left w:val="none" w:sz="0" w:space="0" w:color="auto"/>
                <w:bottom w:val="none" w:sz="0" w:space="0" w:color="auto"/>
                <w:right w:val="none" w:sz="0" w:space="0" w:color="auto"/>
              </w:divBdr>
            </w:div>
            <w:div w:id="1530605438">
              <w:marLeft w:val="0"/>
              <w:marRight w:val="0"/>
              <w:marTop w:val="0"/>
              <w:marBottom w:val="0"/>
              <w:divBdr>
                <w:top w:val="none" w:sz="0" w:space="0" w:color="auto"/>
                <w:left w:val="none" w:sz="0" w:space="0" w:color="auto"/>
                <w:bottom w:val="none" w:sz="0" w:space="0" w:color="auto"/>
                <w:right w:val="none" w:sz="0" w:space="0" w:color="auto"/>
              </w:divBdr>
            </w:div>
            <w:div w:id="124350304">
              <w:marLeft w:val="0"/>
              <w:marRight w:val="0"/>
              <w:marTop w:val="0"/>
              <w:marBottom w:val="0"/>
              <w:divBdr>
                <w:top w:val="none" w:sz="0" w:space="0" w:color="auto"/>
                <w:left w:val="none" w:sz="0" w:space="0" w:color="auto"/>
                <w:bottom w:val="none" w:sz="0" w:space="0" w:color="auto"/>
                <w:right w:val="none" w:sz="0" w:space="0" w:color="auto"/>
              </w:divBdr>
            </w:div>
            <w:div w:id="1398743020">
              <w:marLeft w:val="0"/>
              <w:marRight w:val="0"/>
              <w:marTop w:val="0"/>
              <w:marBottom w:val="0"/>
              <w:divBdr>
                <w:top w:val="none" w:sz="0" w:space="0" w:color="auto"/>
                <w:left w:val="none" w:sz="0" w:space="0" w:color="auto"/>
                <w:bottom w:val="none" w:sz="0" w:space="0" w:color="auto"/>
                <w:right w:val="none" w:sz="0" w:space="0" w:color="auto"/>
              </w:divBdr>
            </w:div>
            <w:div w:id="770855982">
              <w:marLeft w:val="0"/>
              <w:marRight w:val="0"/>
              <w:marTop w:val="0"/>
              <w:marBottom w:val="0"/>
              <w:divBdr>
                <w:top w:val="none" w:sz="0" w:space="0" w:color="auto"/>
                <w:left w:val="none" w:sz="0" w:space="0" w:color="auto"/>
                <w:bottom w:val="none" w:sz="0" w:space="0" w:color="auto"/>
                <w:right w:val="none" w:sz="0" w:space="0" w:color="auto"/>
              </w:divBdr>
            </w:div>
            <w:div w:id="1998072560">
              <w:marLeft w:val="0"/>
              <w:marRight w:val="0"/>
              <w:marTop w:val="0"/>
              <w:marBottom w:val="0"/>
              <w:divBdr>
                <w:top w:val="none" w:sz="0" w:space="0" w:color="auto"/>
                <w:left w:val="none" w:sz="0" w:space="0" w:color="auto"/>
                <w:bottom w:val="none" w:sz="0" w:space="0" w:color="auto"/>
                <w:right w:val="none" w:sz="0" w:space="0" w:color="auto"/>
              </w:divBdr>
            </w:div>
            <w:div w:id="1531449991">
              <w:marLeft w:val="0"/>
              <w:marRight w:val="0"/>
              <w:marTop w:val="0"/>
              <w:marBottom w:val="0"/>
              <w:divBdr>
                <w:top w:val="none" w:sz="0" w:space="0" w:color="auto"/>
                <w:left w:val="none" w:sz="0" w:space="0" w:color="auto"/>
                <w:bottom w:val="none" w:sz="0" w:space="0" w:color="auto"/>
                <w:right w:val="none" w:sz="0" w:space="0" w:color="auto"/>
              </w:divBdr>
            </w:div>
            <w:div w:id="1470049792">
              <w:marLeft w:val="0"/>
              <w:marRight w:val="0"/>
              <w:marTop w:val="0"/>
              <w:marBottom w:val="0"/>
              <w:divBdr>
                <w:top w:val="none" w:sz="0" w:space="0" w:color="auto"/>
                <w:left w:val="none" w:sz="0" w:space="0" w:color="auto"/>
                <w:bottom w:val="none" w:sz="0" w:space="0" w:color="auto"/>
                <w:right w:val="none" w:sz="0" w:space="0" w:color="auto"/>
              </w:divBdr>
            </w:div>
            <w:div w:id="1307393743">
              <w:marLeft w:val="0"/>
              <w:marRight w:val="0"/>
              <w:marTop w:val="0"/>
              <w:marBottom w:val="0"/>
              <w:divBdr>
                <w:top w:val="none" w:sz="0" w:space="0" w:color="auto"/>
                <w:left w:val="none" w:sz="0" w:space="0" w:color="auto"/>
                <w:bottom w:val="none" w:sz="0" w:space="0" w:color="auto"/>
                <w:right w:val="none" w:sz="0" w:space="0" w:color="auto"/>
              </w:divBdr>
            </w:div>
            <w:div w:id="429202542">
              <w:marLeft w:val="0"/>
              <w:marRight w:val="0"/>
              <w:marTop w:val="0"/>
              <w:marBottom w:val="0"/>
              <w:divBdr>
                <w:top w:val="none" w:sz="0" w:space="0" w:color="auto"/>
                <w:left w:val="none" w:sz="0" w:space="0" w:color="auto"/>
                <w:bottom w:val="none" w:sz="0" w:space="0" w:color="auto"/>
                <w:right w:val="none" w:sz="0" w:space="0" w:color="auto"/>
              </w:divBdr>
            </w:div>
            <w:div w:id="914894935">
              <w:marLeft w:val="0"/>
              <w:marRight w:val="0"/>
              <w:marTop w:val="0"/>
              <w:marBottom w:val="0"/>
              <w:divBdr>
                <w:top w:val="none" w:sz="0" w:space="0" w:color="auto"/>
                <w:left w:val="none" w:sz="0" w:space="0" w:color="auto"/>
                <w:bottom w:val="none" w:sz="0" w:space="0" w:color="auto"/>
                <w:right w:val="none" w:sz="0" w:space="0" w:color="auto"/>
              </w:divBdr>
            </w:div>
            <w:div w:id="142814863">
              <w:marLeft w:val="0"/>
              <w:marRight w:val="0"/>
              <w:marTop w:val="0"/>
              <w:marBottom w:val="0"/>
              <w:divBdr>
                <w:top w:val="none" w:sz="0" w:space="0" w:color="auto"/>
                <w:left w:val="none" w:sz="0" w:space="0" w:color="auto"/>
                <w:bottom w:val="none" w:sz="0" w:space="0" w:color="auto"/>
                <w:right w:val="none" w:sz="0" w:space="0" w:color="auto"/>
              </w:divBdr>
            </w:div>
            <w:div w:id="758408391">
              <w:marLeft w:val="0"/>
              <w:marRight w:val="0"/>
              <w:marTop w:val="0"/>
              <w:marBottom w:val="0"/>
              <w:divBdr>
                <w:top w:val="none" w:sz="0" w:space="0" w:color="auto"/>
                <w:left w:val="none" w:sz="0" w:space="0" w:color="auto"/>
                <w:bottom w:val="none" w:sz="0" w:space="0" w:color="auto"/>
                <w:right w:val="none" w:sz="0" w:space="0" w:color="auto"/>
              </w:divBdr>
            </w:div>
            <w:div w:id="1447119047">
              <w:marLeft w:val="0"/>
              <w:marRight w:val="0"/>
              <w:marTop w:val="0"/>
              <w:marBottom w:val="0"/>
              <w:divBdr>
                <w:top w:val="none" w:sz="0" w:space="0" w:color="auto"/>
                <w:left w:val="none" w:sz="0" w:space="0" w:color="auto"/>
                <w:bottom w:val="none" w:sz="0" w:space="0" w:color="auto"/>
                <w:right w:val="none" w:sz="0" w:space="0" w:color="auto"/>
              </w:divBdr>
            </w:div>
            <w:div w:id="264964817">
              <w:marLeft w:val="0"/>
              <w:marRight w:val="0"/>
              <w:marTop w:val="0"/>
              <w:marBottom w:val="0"/>
              <w:divBdr>
                <w:top w:val="none" w:sz="0" w:space="0" w:color="auto"/>
                <w:left w:val="none" w:sz="0" w:space="0" w:color="auto"/>
                <w:bottom w:val="none" w:sz="0" w:space="0" w:color="auto"/>
                <w:right w:val="none" w:sz="0" w:space="0" w:color="auto"/>
              </w:divBdr>
            </w:div>
            <w:div w:id="242569358">
              <w:marLeft w:val="0"/>
              <w:marRight w:val="0"/>
              <w:marTop w:val="0"/>
              <w:marBottom w:val="0"/>
              <w:divBdr>
                <w:top w:val="none" w:sz="0" w:space="0" w:color="auto"/>
                <w:left w:val="none" w:sz="0" w:space="0" w:color="auto"/>
                <w:bottom w:val="none" w:sz="0" w:space="0" w:color="auto"/>
                <w:right w:val="none" w:sz="0" w:space="0" w:color="auto"/>
              </w:divBdr>
            </w:div>
            <w:div w:id="23866755">
              <w:marLeft w:val="0"/>
              <w:marRight w:val="0"/>
              <w:marTop w:val="0"/>
              <w:marBottom w:val="0"/>
              <w:divBdr>
                <w:top w:val="none" w:sz="0" w:space="0" w:color="auto"/>
                <w:left w:val="none" w:sz="0" w:space="0" w:color="auto"/>
                <w:bottom w:val="none" w:sz="0" w:space="0" w:color="auto"/>
                <w:right w:val="none" w:sz="0" w:space="0" w:color="auto"/>
              </w:divBdr>
            </w:div>
            <w:div w:id="2981502">
              <w:marLeft w:val="0"/>
              <w:marRight w:val="0"/>
              <w:marTop w:val="0"/>
              <w:marBottom w:val="0"/>
              <w:divBdr>
                <w:top w:val="none" w:sz="0" w:space="0" w:color="auto"/>
                <w:left w:val="none" w:sz="0" w:space="0" w:color="auto"/>
                <w:bottom w:val="none" w:sz="0" w:space="0" w:color="auto"/>
                <w:right w:val="none" w:sz="0" w:space="0" w:color="auto"/>
              </w:divBdr>
            </w:div>
            <w:div w:id="1174611595">
              <w:marLeft w:val="0"/>
              <w:marRight w:val="0"/>
              <w:marTop w:val="0"/>
              <w:marBottom w:val="0"/>
              <w:divBdr>
                <w:top w:val="none" w:sz="0" w:space="0" w:color="auto"/>
                <w:left w:val="none" w:sz="0" w:space="0" w:color="auto"/>
                <w:bottom w:val="none" w:sz="0" w:space="0" w:color="auto"/>
                <w:right w:val="none" w:sz="0" w:space="0" w:color="auto"/>
              </w:divBdr>
            </w:div>
            <w:div w:id="975992899">
              <w:marLeft w:val="0"/>
              <w:marRight w:val="0"/>
              <w:marTop w:val="0"/>
              <w:marBottom w:val="0"/>
              <w:divBdr>
                <w:top w:val="none" w:sz="0" w:space="0" w:color="auto"/>
                <w:left w:val="none" w:sz="0" w:space="0" w:color="auto"/>
                <w:bottom w:val="none" w:sz="0" w:space="0" w:color="auto"/>
                <w:right w:val="none" w:sz="0" w:space="0" w:color="auto"/>
              </w:divBdr>
            </w:div>
            <w:div w:id="1315064986">
              <w:marLeft w:val="0"/>
              <w:marRight w:val="0"/>
              <w:marTop w:val="0"/>
              <w:marBottom w:val="0"/>
              <w:divBdr>
                <w:top w:val="none" w:sz="0" w:space="0" w:color="auto"/>
                <w:left w:val="none" w:sz="0" w:space="0" w:color="auto"/>
                <w:bottom w:val="none" w:sz="0" w:space="0" w:color="auto"/>
                <w:right w:val="none" w:sz="0" w:space="0" w:color="auto"/>
              </w:divBdr>
            </w:div>
            <w:div w:id="1374967573">
              <w:marLeft w:val="0"/>
              <w:marRight w:val="0"/>
              <w:marTop w:val="0"/>
              <w:marBottom w:val="0"/>
              <w:divBdr>
                <w:top w:val="none" w:sz="0" w:space="0" w:color="auto"/>
                <w:left w:val="none" w:sz="0" w:space="0" w:color="auto"/>
                <w:bottom w:val="none" w:sz="0" w:space="0" w:color="auto"/>
                <w:right w:val="none" w:sz="0" w:space="0" w:color="auto"/>
              </w:divBdr>
            </w:div>
            <w:div w:id="1495104912">
              <w:marLeft w:val="0"/>
              <w:marRight w:val="0"/>
              <w:marTop w:val="0"/>
              <w:marBottom w:val="0"/>
              <w:divBdr>
                <w:top w:val="none" w:sz="0" w:space="0" w:color="auto"/>
                <w:left w:val="none" w:sz="0" w:space="0" w:color="auto"/>
                <w:bottom w:val="none" w:sz="0" w:space="0" w:color="auto"/>
                <w:right w:val="none" w:sz="0" w:space="0" w:color="auto"/>
              </w:divBdr>
            </w:div>
            <w:div w:id="462384120">
              <w:marLeft w:val="0"/>
              <w:marRight w:val="0"/>
              <w:marTop w:val="0"/>
              <w:marBottom w:val="0"/>
              <w:divBdr>
                <w:top w:val="none" w:sz="0" w:space="0" w:color="auto"/>
                <w:left w:val="none" w:sz="0" w:space="0" w:color="auto"/>
                <w:bottom w:val="none" w:sz="0" w:space="0" w:color="auto"/>
                <w:right w:val="none" w:sz="0" w:space="0" w:color="auto"/>
              </w:divBdr>
            </w:div>
            <w:div w:id="912589375">
              <w:marLeft w:val="0"/>
              <w:marRight w:val="0"/>
              <w:marTop w:val="0"/>
              <w:marBottom w:val="0"/>
              <w:divBdr>
                <w:top w:val="none" w:sz="0" w:space="0" w:color="auto"/>
                <w:left w:val="none" w:sz="0" w:space="0" w:color="auto"/>
                <w:bottom w:val="none" w:sz="0" w:space="0" w:color="auto"/>
                <w:right w:val="none" w:sz="0" w:space="0" w:color="auto"/>
              </w:divBdr>
            </w:div>
            <w:div w:id="630211629">
              <w:marLeft w:val="0"/>
              <w:marRight w:val="0"/>
              <w:marTop w:val="0"/>
              <w:marBottom w:val="0"/>
              <w:divBdr>
                <w:top w:val="none" w:sz="0" w:space="0" w:color="auto"/>
                <w:left w:val="none" w:sz="0" w:space="0" w:color="auto"/>
                <w:bottom w:val="none" w:sz="0" w:space="0" w:color="auto"/>
                <w:right w:val="none" w:sz="0" w:space="0" w:color="auto"/>
              </w:divBdr>
            </w:div>
            <w:div w:id="16196128">
              <w:marLeft w:val="0"/>
              <w:marRight w:val="0"/>
              <w:marTop w:val="0"/>
              <w:marBottom w:val="0"/>
              <w:divBdr>
                <w:top w:val="none" w:sz="0" w:space="0" w:color="auto"/>
                <w:left w:val="none" w:sz="0" w:space="0" w:color="auto"/>
                <w:bottom w:val="none" w:sz="0" w:space="0" w:color="auto"/>
                <w:right w:val="none" w:sz="0" w:space="0" w:color="auto"/>
              </w:divBdr>
            </w:div>
            <w:div w:id="638150677">
              <w:marLeft w:val="0"/>
              <w:marRight w:val="0"/>
              <w:marTop w:val="0"/>
              <w:marBottom w:val="0"/>
              <w:divBdr>
                <w:top w:val="none" w:sz="0" w:space="0" w:color="auto"/>
                <w:left w:val="none" w:sz="0" w:space="0" w:color="auto"/>
                <w:bottom w:val="none" w:sz="0" w:space="0" w:color="auto"/>
                <w:right w:val="none" w:sz="0" w:space="0" w:color="auto"/>
              </w:divBdr>
            </w:div>
            <w:div w:id="143661963">
              <w:marLeft w:val="0"/>
              <w:marRight w:val="0"/>
              <w:marTop w:val="0"/>
              <w:marBottom w:val="0"/>
              <w:divBdr>
                <w:top w:val="none" w:sz="0" w:space="0" w:color="auto"/>
                <w:left w:val="none" w:sz="0" w:space="0" w:color="auto"/>
                <w:bottom w:val="none" w:sz="0" w:space="0" w:color="auto"/>
                <w:right w:val="none" w:sz="0" w:space="0" w:color="auto"/>
              </w:divBdr>
            </w:div>
            <w:div w:id="899630553">
              <w:marLeft w:val="0"/>
              <w:marRight w:val="0"/>
              <w:marTop w:val="0"/>
              <w:marBottom w:val="0"/>
              <w:divBdr>
                <w:top w:val="none" w:sz="0" w:space="0" w:color="auto"/>
                <w:left w:val="none" w:sz="0" w:space="0" w:color="auto"/>
                <w:bottom w:val="none" w:sz="0" w:space="0" w:color="auto"/>
                <w:right w:val="none" w:sz="0" w:space="0" w:color="auto"/>
              </w:divBdr>
            </w:div>
            <w:div w:id="833423659">
              <w:marLeft w:val="0"/>
              <w:marRight w:val="0"/>
              <w:marTop w:val="0"/>
              <w:marBottom w:val="0"/>
              <w:divBdr>
                <w:top w:val="none" w:sz="0" w:space="0" w:color="auto"/>
                <w:left w:val="none" w:sz="0" w:space="0" w:color="auto"/>
                <w:bottom w:val="none" w:sz="0" w:space="0" w:color="auto"/>
                <w:right w:val="none" w:sz="0" w:space="0" w:color="auto"/>
              </w:divBdr>
            </w:div>
            <w:div w:id="813058751">
              <w:marLeft w:val="0"/>
              <w:marRight w:val="0"/>
              <w:marTop w:val="0"/>
              <w:marBottom w:val="0"/>
              <w:divBdr>
                <w:top w:val="none" w:sz="0" w:space="0" w:color="auto"/>
                <w:left w:val="none" w:sz="0" w:space="0" w:color="auto"/>
                <w:bottom w:val="none" w:sz="0" w:space="0" w:color="auto"/>
                <w:right w:val="none" w:sz="0" w:space="0" w:color="auto"/>
              </w:divBdr>
            </w:div>
            <w:div w:id="649485499">
              <w:marLeft w:val="0"/>
              <w:marRight w:val="0"/>
              <w:marTop w:val="0"/>
              <w:marBottom w:val="0"/>
              <w:divBdr>
                <w:top w:val="none" w:sz="0" w:space="0" w:color="auto"/>
                <w:left w:val="none" w:sz="0" w:space="0" w:color="auto"/>
                <w:bottom w:val="none" w:sz="0" w:space="0" w:color="auto"/>
                <w:right w:val="none" w:sz="0" w:space="0" w:color="auto"/>
              </w:divBdr>
            </w:div>
            <w:div w:id="182600784">
              <w:marLeft w:val="0"/>
              <w:marRight w:val="0"/>
              <w:marTop w:val="0"/>
              <w:marBottom w:val="0"/>
              <w:divBdr>
                <w:top w:val="none" w:sz="0" w:space="0" w:color="auto"/>
                <w:left w:val="none" w:sz="0" w:space="0" w:color="auto"/>
                <w:bottom w:val="none" w:sz="0" w:space="0" w:color="auto"/>
                <w:right w:val="none" w:sz="0" w:space="0" w:color="auto"/>
              </w:divBdr>
            </w:div>
            <w:div w:id="1178157418">
              <w:marLeft w:val="0"/>
              <w:marRight w:val="0"/>
              <w:marTop w:val="0"/>
              <w:marBottom w:val="0"/>
              <w:divBdr>
                <w:top w:val="none" w:sz="0" w:space="0" w:color="auto"/>
                <w:left w:val="none" w:sz="0" w:space="0" w:color="auto"/>
                <w:bottom w:val="none" w:sz="0" w:space="0" w:color="auto"/>
                <w:right w:val="none" w:sz="0" w:space="0" w:color="auto"/>
              </w:divBdr>
            </w:div>
            <w:div w:id="194392186">
              <w:marLeft w:val="0"/>
              <w:marRight w:val="0"/>
              <w:marTop w:val="0"/>
              <w:marBottom w:val="0"/>
              <w:divBdr>
                <w:top w:val="none" w:sz="0" w:space="0" w:color="auto"/>
                <w:left w:val="none" w:sz="0" w:space="0" w:color="auto"/>
                <w:bottom w:val="none" w:sz="0" w:space="0" w:color="auto"/>
                <w:right w:val="none" w:sz="0" w:space="0" w:color="auto"/>
              </w:divBdr>
            </w:div>
            <w:div w:id="1460537317">
              <w:marLeft w:val="0"/>
              <w:marRight w:val="0"/>
              <w:marTop w:val="0"/>
              <w:marBottom w:val="0"/>
              <w:divBdr>
                <w:top w:val="none" w:sz="0" w:space="0" w:color="auto"/>
                <w:left w:val="none" w:sz="0" w:space="0" w:color="auto"/>
                <w:bottom w:val="none" w:sz="0" w:space="0" w:color="auto"/>
                <w:right w:val="none" w:sz="0" w:space="0" w:color="auto"/>
              </w:divBdr>
            </w:div>
            <w:div w:id="1482893529">
              <w:marLeft w:val="0"/>
              <w:marRight w:val="0"/>
              <w:marTop w:val="0"/>
              <w:marBottom w:val="0"/>
              <w:divBdr>
                <w:top w:val="none" w:sz="0" w:space="0" w:color="auto"/>
                <w:left w:val="none" w:sz="0" w:space="0" w:color="auto"/>
                <w:bottom w:val="none" w:sz="0" w:space="0" w:color="auto"/>
                <w:right w:val="none" w:sz="0" w:space="0" w:color="auto"/>
              </w:divBdr>
            </w:div>
            <w:div w:id="590622348">
              <w:marLeft w:val="0"/>
              <w:marRight w:val="0"/>
              <w:marTop w:val="0"/>
              <w:marBottom w:val="0"/>
              <w:divBdr>
                <w:top w:val="none" w:sz="0" w:space="0" w:color="auto"/>
                <w:left w:val="none" w:sz="0" w:space="0" w:color="auto"/>
                <w:bottom w:val="none" w:sz="0" w:space="0" w:color="auto"/>
                <w:right w:val="none" w:sz="0" w:space="0" w:color="auto"/>
              </w:divBdr>
            </w:div>
            <w:div w:id="1153328338">
              <w:marLeft w:val="0"/>
              <w:marRight w:val="0"/>
              <w:marTop w:val="0"/>
              <w:marBottom w:val="0"/>
              <w:divBdr>
                <w:top w:val="none" w:sz="0" w:space="0" w:color="auto"/>
                <w:left w:val="none" w:sz="0" w:space="0" w:color="auto"/>
                <w:bottom w:val="none" w:sz="0" w:space="0" w:color="auto"/>
                <w:right w:val="none" w:sz="0" w:space="0" w:color="auto"/>
              </w:divBdr>
            </w:div>
            <w:div w:id="2068918324">
              <w:marLeft w:val="0"/>
              <w:marRight w:val="0"/>
              <w:marTop w:val="0"/>
              <w:marBottom w:val="0"/>
              <w:divBdr>
                <w:top w:val="none" w:sz="0" w:space="0" w:color="auto"/>
                <w:left w:val="none" w:sz="0" w:space="0" w:color="auto"/>
                <w:bottom w:val="none" w:sz="0" w:space="0" w:color="auto"/>
                <w:right w:val="none" w:sz="0" w:space="0" w:color="auto"/>
              </w:divBdr>
            </w:div>
            <w:div w:id="1197740044">
              <w:marLeft w:val="0"/>
              <w:marRight w:val="0"/>
              <w:marTop w:val="0"/>
              <w:marBottom w:val="0"/>
              <w:divBdr>
                <w:top w:val="none" w:sz="0" w:space="0" w:color="auto"/>
                <w:left w:val="none" w:sz="0" w:space="0" w:color="auto"/>
                <w:bottom w:val="none" w:sz="0" w:space="0" w:color="auto"/>
                <w:right w:val="none" w:sz="0" w:space="0" w:color="auto"/>
              </w:divBdr>
            </w:div>
            <w:div w:id="537552863">
              <w:marLeft w:val="0"/>
              <w:marRight w:val="0"/>
              <w:marTop w:val="0"/>
              <w:marBottom w:val="0"/>
              <w:divBdr>
                <w:top w:val="none" w:sz="0" w:space="0" w:color="auto"/>
                <w:left w:val="none" w:sz="0" w:space="0" w:color="auto"/>
                <w:bottom w:val="none" w:sz="0" w:space="0" w:color="auto"/>
                <w:right w:val="none" w:sz="0" w:space="0" w:color="auto"/>
              </w:divBdr>
            </w:div>
            <w:div w:id="45299373">
              <w:marLeft w:val="0"/>
              <w:marRight w:val="0"/>
              <w:marTop w:val="0"/>
              <w:marBottom w:val="0"/>
              <w:divBdr>
                <w:top w:val="none" w:sz="0" w:space="0" w:color="auto"/>
                <w:left w:val="none" w:sz="0" w:space="0" w:color="auto"/>
                <w:bottom w:val="none" w:sz="0" w:space="0" w:color="auto"/>
                <w:right w:val="none" w:sz="0" w:space="0" w:color="auto"/>
              </w:divBdr>
            </w:div>
            <w:div w:id="691958420">
              <w:marLeft w:val="0"/>
              <w:marRight w:val="0"/>
              <w:marTop w:val="0"/>
              <w:marBottom w:val="0"/>
              <w:divBdr>
                <w:top w:val="none" w:sz="0" w:space="0" w:color="auto"/>
                <w:left w:val="none" w:sz="0" w:space="0" w:color="auto"/>
                <w:bottom w:val="none" w:sz="0" w:space="0" w:color="auto"/>
                <w:right w:val="none" w:sz="0" w:space="0" w:color="auto"/>
              </w:divBdr>
            </w:div>
            <w:div w:id="981815061">
              <w:marLeft w:val="0"/>
              <w:marRight w:val="0"/>
              <w:marTop w:val="0"/>
              <w:marBottom w:val="0"/>
              <w:divBdr>
                <w:top w:val="none" w:sz="0" w:space="0" w:color="auto"/>
                <w:left w:val="none" w:sz="0" w:space="0" w:color="auto"/>
                <w:bottom w:val="none" w:sz="0" w:space="0" w:color="auto"/>
                <w:right w:val="none" w:sz="0" w:space="0" w:color="auto"/>
              </w:divBdr>
            </w:div>
            <w:div w:id="2100978778">
              <w:marLeft w:val="0"/>
              <w:marRight w:val="0"/>
              <w:marTop w:val="0"/>
              <w:marBottom w:val="0"/>
              <w:divBdr>
                <w:top w:val="none" w:sz="0" w:space="0" w:color="auto"/>
                <w:left w:val="none" w:sz="0" w:space="0" w:color="auto"/>
                <w:bottom w:val="none" w:sz="0" w:space="0" w:color="auto"/>
                <w:right w:val="none" w:sz="0" w:space="0" w:color="auto"/>
              </w:divBdr>
            </w:div>
            <w:div w:id="1988048318">
              <w:marLeft w:val="0"/>
              <w:marRight w:val="0"/>
              <w:marTop w:val="0"/>
              <w:marBottom w:val="0"/>
              <w:divBdr>
                <w:top w:val="none" w:sz="0" w:space="0" w:color="auto"/>
                <w:left w:val="none" w:sz="0" w:space="0" w:color="auto"/>
                <w:bottom w:val="none" w:sz="0" w:space="0" w:color="auto"/>
                <w:right w:val="none" w:sz="0" w:space="0" w:color="auto"/>
              </w:divBdr>
            </w:div>
            <w:div w:id="1465391514">
              <w:marLeft w:val="0"/>
              <w:marRight w:val="0"/>
              <w:marTop w:val="0"/>
              <w:marBottom w:val="0"/>
              <w:divBdr>
                <w:top w:val="none" w:sz="0" w:space="0" w:color="auto"/>
                <w:left w:val="none" w:sz="0" w:space="0" w:color="auto"/>
                <w:bottom w:val="none" w:sz="0" w:space="0" w:color="auto"/>
                <w:right w:val="none" w:sz="0" w:space="0" w:color="auto"/>
              </w:divBdr>
            </w:div>
            <w:div w:id="1133597354">
              <w:marLeft w:val="0"/>
              <w:marRight w:val="0"/>
              <w:marTop w:val="0"/>
              <w:marBottom w:val="0"/>
              <w:divBdr>
                <w:top w:val="none" w:sz="0" w:space="0" w:color="auto"/>
                <w:left w:val="none" w:sz="0" w:space="0" w:color="auto"/>
                <w:bottom w:val="none" w:sz="0" w:space="0" w:color="auto"/>
                <w:right w:val="none" w:sz="0" w:space="0" w:color="auto"/>
              </w:divBdr>
            </w:div>
            <w:div w:id="1600529479">
              <w:marLeft w:val="0"/>
              <w:marRight w:val="0"/>
              <w:marTop w:val="0"/>
              <w:marBottom w:val="0"/>
              <w:divBdr>
                <w:top w:val="none" w:sz="0" w:space="0" w:color="auto"/>
                <w:left w:val="none" w:sz="0" w:space="0" w:color="auto"/>
                <w:bottom w:val="none" w:sz="0" w:space="0" w:color="auto"/>
                <w:right w:val="none" w:sz="0" w:space="0" w:color="auto"/>
              </w:divBdr>
            </w:div>
            <w:div w:id="1541353892">
              <w:marLeft w:val="0"/>
              <w:marRight w:val="0"/>
              <w:marTop w:val="0"/>
              <w:marBottom w:val="0"/>
              <w:divBdr>
                <w:top w:val="none" w:sz="0" w:space="0" w:color="auto"/>
                <w:left w:val="none" w:sz="0" w:space="0" w:color="auto"/>
                <w:bottom w:val="none" w:sz="0" w:space="0" w:color="auto"/>
                <w:right w:val="none" w:sz="0" w:space="0" w:color="auto"/>
              </w:divBdr>
            </w:div>
            <w:div w:id="120996078">
              <w:marLeft w:val="0"/>
              <w:marRight w:val="0"/>
              <w:marTop w:val="0"/>
              <w:marBottom w:val="0"/>
              <w:divBdr>
                <w:top w:val="none" w:sz="0" w:space="0" w:color="auto"/>
                <w:left w:val="none" w:sz="0" w:space="0" w:color="auto"/>
                <w:bottom w:val="none" w:sz="0" w:space="0" w:color="auto"/>
                <w:right w:val="none" w:sz="0" w:space="0" w:color="auto"/>
              </w:divBdr>
            </w:div>
            <w:div w:id="343440278">
              <w:marLeft w:val="0"/>
              <w:marRight w:val="0"/>
              <w:marTop w:val="0"/>
              <w:marBottom w:val="0"/>
              <w:divBdr>
                <w:top w:val="none" w:sz="0" w:space="0" w:color="auto"/>
                <w:left w:val="none" w:sz="0" w:space="0" w:color="auto"/>
                <w:bottom w:val="none" w:sz="0" w:space="0" w:color="auto"/>
                <w:right w:val="none" w:sz="0" w:space="0" w:color="auto"/>
              </w:divBdr>
            </w:div>
            <w:div w:id="1500463497">
              <w:marLeft w:val="0"/>
              <w:marRight w:val="0"/>
              <w:marTop w:val="0"/>
              <w:marBottom w:val="0"/>
              <w:divBdr>
                <w:top w:val="none" w:sz="0" w:space="0" w:color="auto"/>
                <w:left w:val="none" w:sz="0" w:space="0" w:color="auto"/>
                <w:bottom w:val="none" w:sz="0" w:space="0" w:color="auto"/>
                <w:right w:val="none" w:sz="0" w:space="0" w:color="auto"/>
              </w:divBdr>
            </w:div>
            <w:div w:id="986015812">
              <w:marLeft w:val="0"/>
              <w:marRight w:val="0"/>
              <w:marTop w:val="0"/>
              <w:marBottom w:val="0"/>
              <w:divBdr>
                <w:top w:val="none" w:sz="0" w:space="0" w:color="auto"/>
                <w:left w:val="none" w:sz="0" w:space="0" w:color="auto"/>
                <w:bottom w:val="none" w:sz="0" w:space="0" w:color="auto"/>
                <w:right w:val="none" w:sz="0" w:space="0" w:color="auto"/>
              </w:divBdr>
            </w:div>
            <w:div w:id="354623589">
              <w:marLeft w:val="0"/>
              <w:marRight w:val="0"/>
              <w:marTop w:val="0"/>
              <w:marBottom w:val="0"/>
              <w:divBdr>
                <w:top w:val="none" w:sz="0" w:space="0" w:color="auto"/>
                <w:left w:val="none" w:sz="0" w:space="0" w:color="auto"/>
                <w:bottom w:val="none" w:sz="0" w:space="0" w:color="auto"/>
                <w:right w:val="none" w:sz="0" w:space="0" w:color="auto"/>
              </w:divBdr>
            </w:div>
            <w:div w:id="1439181987">
              <w:marLeft w:val="0"/>
              <w:marRight w:val="0"/>
              <w:marTop w:val="0"/>
              <w:marBottom w:val="0"/>
              <w:divBdr>
                <w:top w:val="none" w:sz="0" w:space="0" w:color="auto"/>
                <w:left w:val="none" w:sz="0" w:space="0" w:color="auto"/>
                <w:bottom w:val="none" w:sz="0" w:space="0" w:color="auto"/>
                <w:right w:val="none" w:sz="0" w:space="0" w:color="auto"/>
              </w:divBdr>
            </w:div>
            <w:div w:id="264584109">
              <w:marLeft w:val="0"/>
              <w:marRight w:val="0"/>
              <w:marTop w:val="0"/>
              <w:marBottom w:val="0"/>
              <w:divBdr>
                <w:top w:val="none" w:sz="0" w:space="0" w:color="auto"/>
                <w:left w:val="none" w:sz="0" w:space="0" w:color="auto"/>
                <w:bottom w:val="none" w:sz="0" w:space="0" w:color="auto"/>
                <w:right w:val="none" w:sz="0" w:space="0" w:color="auto"/>
              </w:divBdr>
            </w:div>
            <w:div w:id="2077974772">
              <w:marLeft w:val="0"/>
              <w:marRight w:val="0"/>
              <w:marTop w:val="0"/>
              <w:marBottom w:val="0"/>
              <w:divBdr>
                <w:top w:val="none" w:sz="0" w:space="0" w:color="auto"/>
                <w:left w:val="none" w:sz="0" w:space="0" w:color="auto"/>
                <w:bottom w:val="none" w:sz="0" w:space="0" w:color="auto"/>
                <w:right w:val="none" w:sz="0" w:space="0" w:color="auto"/>
              </w:divBdr>
            </w:div>
            <w:div w:id="408500654">
              <w:marLeft w:val="0"/>
              <w:marRight w:val="0"/>
              <w:marTop w:val="0"/>
              <w:marBottom w:val="0"/>
              <w:divBdr>
                <w:top w:val="none" w:sz="0" w:space="0" w:color="auto"/>
                <w:left w:val="none" w:sz="0" w:space="0" w:color="auto"/>
                <w:bottom w:val="none" w:sz="0" w:space="0" w:color="auto"/>
                <w:right w:val="none" w:sz="0" w:space="0" w:color="auto"/>
              </w:divBdr>
            </w:div>
            <w:div w:id="1925798704">
              <w:marLeft w:val="0"/>
              <w:marRight w:val="0"/>
              <w:marTop w:val="0"/>
              <w:marBottom w:val="0"/>
              <w:divBdr>
                <w:top w:val="none" w:sz="0" w:space="0" w:color="auto"/>
                <w:left w:val="none" w:sz="0" w:space="0" w:color="auto"/>
                <w:bottom w:val="none" w:sz="0" w:space="0" w:color="auto"/>
                <w:right w:val="none" w:sz="0" w:space="0" w:color="auto"/>
              </w:divBdr>
            </w:div>
            <w:div w:id="1874490696">
              <w:marLeft w:val="0"/>
              <w:marRight w:val="0"/>
              <w:marTop w:val="0"/>
              <w:marBottom w:val="0"/>
              <w:divBdr>
                <w:top w:val="none" w:sz="0" w:space="0" w:color="auto"/>
                <w:left w:val="none" w:sz="0" w:space="0" w:color="auto"/>
                <w:bottom w:val="none" w:sz="0" w:space="0" w:color="auto"/>
                <w:right w:val="none" w:sz="0" w:space="0" w:color="auto"/>
              </w:divBdr>
            </w:div>
            <w:div w:id="2002196169">
              <w:marLeft w:val="0"/>
              <w:marRight w:val="0"/>
              <w:marTop w:val="0"/>
              <w:marBottom w:val="0"/>
              <w:divBdr>
                <w:top w:val="none" w:sz="0" w:space="0" w:color="auto"/>
                <w:left w:val="none" w:sz="0" w:space="0" w:color="auto"/>
                <w:bottom w:val="none" w:sz="0" w:space="0" w:color="auto"/>
                <w:right w:val="none" w:sz="0" w:space="0" w:color="auto"/>
              </w:divBdr>
            </w:div>
            <w:div w:id="565799440">
              <w:marLeft w:val="0"/>
              <w:marRight w:val="0"/>
              <w:marTop w:val="0"/>
              <w:marBottom w:val="0"/>
              <w:divBdr>
                <w:top w:val="none" w:sz="0" w:space="0" w:color="auto"/>
                <w:left w:val="none" w:sz="0" w:space="0" w:color="auto"/>
                <w:bottom w:val="none" w:sz="0" w:space="0" w:color="auto"/>
                <w:right w:val="none" w:sz="0" w:space="0" w:color="auto"/>
              </w:divBdr>
            </w:div>
            <w:div w:id="315769285">
              <w:marLeft w:val="0"/>
              <w:marRight w:val="0"/>
              <w:marTop w:val="0"/>
              <w:marBottom w:val="0"/>
              <w:divBdr>
                <w:top w:val="none" w:sz="0" w:space="0" w:color="auto"/>
                <w:left w:val="none" w:sz="0" w:space="0" w:color="auto"/>
                <w:bottom w:val="none" w:sz="0" w:space="0" w:color="auto"/>
                <w:right w:val="none" w:sz="0" w:space="0" w:color="auto"/>
              </w:divBdr>
            </w:div>
            <w:div w:id="733236433">
              <w:marLeft w:val="0"/>
              <w:marRight w:val="0"/>
              <w:marTop w:val="0"/>
              <w:marBottom w:val="0"/>
              <w:divBdr>
                <w:top w:val="none" w:sz="0" w:space="0" w:color="auto"/>
                <w:left w:val="none" w:sz="0" w:space="0" w:color="auto"/>
                <w:bottom w:val="none" w:sz="0" w:space="0" w:color="auto"/>
                <w:right w:val="none" w:sz="0" w:space="0" w:color="auto"/>
              </w:divBdr>
            </w:div>
            <w:div w:id="77096049">
              <w:marLeft w:val="0"/>
              <w:marRight w:val="0"/>
              <w:marTop w:val="0"/>
              <w:marBottom w:val="0"/>
              <w:divBdr>
                <w:top w:val="none" w:sz="0" w:space="0" w:color="auto"/>
                <w:left w:val="none" w:sz="0" w:space="0" w:color="auto"/>
                <w:bottom w:val="none" w:sz="0" w:space="0" w:color="auto"/>
                <w:right w:val="none" w:sz="0" w:space="0" w:color="auto"/>
              </w:divBdr>
            </w:div>
            <w:div w:id="1766612992">
              <w:marLeft w:val="0"/>
              <w:marRight w:val="0"/>
              <w:marTop w:val="0"/>
              <w:marBottom w:val="0"/>
              <w:divBdr>
                <w:top w:val="none" w:sz="0" w:space="0" w:color="auto"/>
                <w:left w:val="none" w:sz="0" w:space="0" w:color="auto"/>
                <w:bottom w:val="none" w:sz="0" w:space="0" w:color="auto"/>
                <w:right w:val="none" w:sz="0" w:space="0" w:color="auto"/>
              </w:divBdr>
            </w:div>
            <w:div w:id="364528987">
              <w:marLeft w:val="0"/>
              <w:marRight w:val="0"/>
              <w:marTop w:val="0"/>
              <w:marBottom w:val="0"/>
              <w:divBdr>
                <w:top w:val="none" w:sz="0" w:space="0" w:color="auto"/>
                <w:left w:val="none" w:sz="0" w:space="0" w:color="auto"/>
                <w:bottom w:val="none" w:sz="0" w:space="0" w:color="auto"/>
                <w:right w:val="none" w:sz="0" w:space="0" w:color="auto"/>
              </w:divBdr>
            </w:div>
            <w:div w:id="1432235006">
              <w:marLeft w:val="0"/>
              <w:marRight w:val="0"/>
              <w:marTop w:val="0"/>
              <w:marBottom w:val="0"/>
              <w:divBdr>
                <w:top w:val="none" w:sz="0" w:space="0" w:color="auto"/>
                <w:left w:val="none" w:sz="0" w:space="0" w:color="auto"/>
                <w:bottom w:val="none" w:sz="0" w:space="0" w:color="auto"/>
                <w:right w:val="none" w:sz="0" w:space="0" w:color="auto"/>
              </w:divBdr>
            </w:div>
            <w:div w:id="865942719">
              <w:marLeft w:val="0"/>
              <w:marRight w:val="0"/>
              <w:marTop w:val="0"/>
              <w:marBottom w:val="0"/>
              <w:divBdr>
                <w:top w:val="none" w:sz="0" w:space="0" w:color="auto"/>
                <w:left w:val="none" w:sz="0" w:space="0" w:color="auto"/>
                <w:bottom w:val="none" w:sz="0" w:space="0" w:color="auto"/>
                <w:right w:val="none" w:sz="0" w:space="0" w:color="auto"/>
              </w:divBdr>
            </w:div>
            <w:div w:id="375156583">
              <w:marLeft w:val="0"/>
              <w:marRight w:val="0"/>
              <w:marTop w:val="0"/>
              <w:marBottom w:val="0"/>
              <w:divBdr>
                <w:top w:val="none" w:sz="0" w:space="0" w:color="auto"/>
                <w:left w:val="none" w:sz="0" w:space="0" w:color="auto"/>
                <w:bottom w:val="none" w:sz="0" w:space="0" w:color="auto"/>
                <w:right w:val="none" w:sz="0" w:space="0" w:color="auto"/>
              </w:divBdr>
            </w:div>
            <w:div w:id="1808931463">
              <w:marLeft w:val="0"/>
              <w:marRight w:val="0"/>
              <w:marTop w:val="0"/>
              <w:marBottom w:val="0"/>
              <w:divBdr>
                <w:top w:val="none" w:sz="0" w:space="0" w:color="auto"/>
                <w:left w:val="none" w:sz="0" w:space="0" w:color="auto"/>
                <w:bottom w:val="none" w:sz="0" w:space="0" w:color="auto"/>
                <w:right w:val="none" w:sz="0" w:space="0" w:color="auto"/>
              </w:divBdr>
            </w:div>
            <w:div w:id="1047529167">
              <w:marLeft w:val="0"/>
              <w:marRight w:val="0"/>
              <w:marTop w:val="0"/>
              <w:marBottom w:val="0"/>
              <w:divBdr>
                <w:top w:val="none" w:sz="0" w:space="0" w:color="auto"/>
                <w:left w:val="none" w:sz="0" w:space="0" w:color="auto"/>
                <w:bottom w:val="none" w:sz="0" w:space="0" w:color="auto"/>
                <w:right w:val="none" w:sz="0" w:space="0" w:color="auto"/>
              </w:divBdr>
            </w:div>
            <w:div w:id="807864575">
              <w:marLeft w:val="0"/>
              <w:marRight w:val="0"/>
              <w:marTop w:val="0"/>
              <w:marBottom w:val="0"/>
              <w:divBdr>
                <w:top w:val="none" w:sz="0" w:space="0" w:color="auto"/>
                <w:left w:val="none" w:sz="0" w:space="0" w:color="auto"/>
                <w:bottom w:val="none" w:sz="0" w:space="0" w:color="auto"/>
                <w:right w:val="none" w:sz="0" w:space="0" w:color="auto"/>
              </w:divBdr>
            </w:div>
            <w:div w:id="779373527">
              <w:marLeft w:val="0"/>
              <w:marRight w:val="0"/>
              <w:marTop w:val="0"/>
              <w:marBottom w:val="0"/>
              <w:divBdr>
                <w:top w:val="none" w:sz="0" w:space="0" w:color="auto"/>
                <w:left w:val="none" w:sz="0" w:space="0" w:color="auto"/>
                <w:bottom w:val="none" w:sz="0" w:space="0" w:color="auto"/>
                <w:right w:val="none" w:sz="0" w:space="0" w:color="auto"/>
              </w:divBdr>
            </w:div>
            <w:div w:id="443886581">
              <w:marLeft w:val="0"/>
              <w:marRight w:val="0"/>
              <w:marTop w:val="0"/>
              <w:marBottom w:val="0"/>
              <w:divBdr>
                <w:top w:val="none" w:sz="0" w:space="0" w:color="auto"/>
                <w:left w:val="none" w:sz="0" w:space="0" w:color="auto"/>
                <w:bottom w:val="none" w:sz="0" w:space="0" w:color="auto"/>
                <w:right w:val="none" w:sz="0" w:space="0" w:color="auto"/>
              </w:divBdr>
            </w:div>
            <w:div w:id="1488013653">
              <w:marLeft w:val="0"/>
              <w:marRight w:val="0"/>
              <w:marTop w:val="0"/>
              <w:marBottom w:val="0"/>
              <w:divBdr>
                <w:top w:val="none" w:sz="0" w:space="0" w:color="auto"/>
                <w:left w:val="none" w:sz="0" w:space="0" w:color="auto"/>
                <w:bottom w:val="none" w:sz="0" w:space="0" w:color="auto"/>
                <w:right w:val="none" w:sz="0" w:space="0" w:color="auto"/>
              </w:divBdr>
            </w:div>
            <w:div w:id="1389769196">
              <w:marLeft w:val="0"/>
              <w:marRight w:val="0"/>
              <w:marTop w:val="0"/>
              <w:marBottom w:val="0"/>
              <w:divBdr>
                <w:top w:val="none" w:sz="0" w:space="0" w:color="auto"/>
                <w:left w:val="none" w:sz="0" w:space="0" w:color="auto"/>
                <w:bottom w:val="none" w:sz="0" w:space="0" w:color="auto"/>
                <w:right w:val="none" w:sz="0" w:space="0" w:color="auto"/>
              </w:divBdr>
            </w:div>
            <w:div w:id="1122189055">
              <w:marLeft w:val="0"/>
              <w:marRight w:val="0"/>
              <w:marTop w:val="0"/>
              <w:marBottom w:val="0"/>
              <w:divBdr>
                <w:top w:val="none" w:sz="0" w:space="0" w:color="auto"/>
                <w:left w:val="none" w:sz="0" w:space="0" w:color="auto"/>
                <w:bottom w:val="none" w:sz="0" w:space="0" w:color="auto"/>
                <w:right w:val="none" w:sz="0" w:space="0" w:color="auto"/>
              </w:divBdr>
            </w:div>
            <w:div w:id="1706058483">
              <w:marLeft w:val="0"/>
              <w:marRight w:val="0"/>
              <w:marTop w:val="0"/>
              <w:marBottom w:val="0"/>
              <w:divBdr>
                <w:top w:val="none" w:sz="0" w:space="0" w:color="auto"/>
                <w:left w:val="none" w:sz="0" w:space="0" w:color="auto"/>
                <w:bottom w:val="none" w:sz="0" w:space="0" w:color="auto"/>
                <w:right w:val="none" w:sz="0" w:space="0" w:color="auto"/>
              </w:divBdr>
            </w:div>
            <w:div w:id="958606930">
              <w:marLeft w:val="0"/>
              <w:marRight w:val="0"/>
              <w:marTop w:val="0"/>
              <w:marBottom w:val="0"/>
              <w:divBdr>
                <w:top w:val="none" w:sz="0" w:space="0" w:color="auto"/>
                <w:left w:val="none" w:sz="0" w:space="0" w:color="auto"/>
                <w:bottom w:val="none" w:sz="0" w:space="0" w:color="auto"/>
                <w:right w:val="none" w:sz="0" w:space="0" w:color="auto"/>
              </w:divBdr>
            </w:div>
            <w:div w:id="316568457">
              <w:marLeft w:val="0"/>
              <w:marRight w:val="0"/>
              <w:marTop w:val="0"/>
              <w:marBottom w:val="0"/>
              <w:divBdr>
                <w:top w:val="none" w:sz="0" w:space="0" w:color="auto"/>
                <w:left w:val="none" w:sz="0" w:space="0" w:color="auto"/>
                <w:bottom w:val="none" w:sz="0" w:space="0" w:color="auto"/>
                <w:right w:val="none" w:sz="0" w:space="0" w:color="auto"/>
              </w:divBdr>
            </w:div>
            <w:div w:id="1728185589">
              <w:marLeft w:val="0"/>
              <w:marRight w:val="0"/>
              <w:marTop w:val="0"/>
              <w:marBottom w:val="0"/>
              <w:divBdr>
                <w:top w:val="none" w:sz="0" w:space="0" w:color="auto"/>
                <w:left w:val="none" w:sz="0" w:space="0" w:color="auto"/>
                <w:bottom w:val="none" w:sz="0" w:space="0" w:color="auto"/>
                <w:right w:val="none" w:sz="0" w:space="0" w:color="auto"/>
              </w:divBdr>
            </w:div>
            <w:div w:id="1060863270">
              <w:marLeft w:val="0"/>
              <w:marRight w:val="0"/>
              <w:marTop w:val="0"/>
              <w:marBottom w:val="0"/>
              <w:divBdr>
                <w:top w:val="none" w:sz="0" w:space="0" w:color="auto"/>
                <w:left w:val="none" w:sz="0" w:space="0" w:color="auto"/>
                <w:bottom w:val="none" w:sz="0" w:space="0" w:color="auto"/>
                <w:right w:val="none" w:sz="0" w:space="0" w:color="auto"/>
              </w:divBdr>
            </w:div>
            <w:div w:id="914586203">
              <w:marLeft w:val="0"/>
              <w:marRight w:val="0"/>
              <w:marTop w:val="0"/>
              <w:marBottom w:val="0"/>
              <w:divBdr>
                <w:top w:val="none" w:sz="0" w:space="0" w:color="auto"/>
                <w:left w:val="none" w:sz="0" w:space="0" w:color="auto"/>
                <w:bottom w:val="none" w:sz="0" w:space="0" w:color="auto"/>
                <w:right w:val="none" w:sz="0" w:space="0" w:color="auto"/>
              </w:divBdr>
            </w:div>
            <w:div w:id="813571760">
              <w:marLeft w:val="0"/>
              <w:marRight w:val="0"/>
              <w:marTop w:val="0"/>
              <w:marBottom w:val="0"/>
              <w:divBdr>
                <w:top w:val="none" w:sz="0" w:space="0" w:color="auto"/>
                <w:left w:val="none" w:sz="0" w:space="0" w:color="auto"/>
                <w:bottom w:val="none" w:sz="0" w:space="0" w:color="auto"/>
                <w:right w:val="none" w:sz="0" w:space="0" w:color="auto"/>
              </w:divBdr>
            </w:div>
            <w:div w:id="1623224937">
              <w:marLeft w:val="0"/>
              <w:marRight w:val="0"/>
              <w:marTop w:val="0"/>
              <w:marBottom w:val="0"/>
              <w:divBdr>
                <w:top w:val="none" w:sz="0" w:space="0" w:color="auto"/>
                <w:left w:val="none" w:sz="0" w:space="0" w:color="auto"/>
                <w:bottom w:val="none" w:sz="0" w:space="0" w:color="auto"/>
                <w:right w:val="none" w:sz="0" w:space="0" w:color="auto"/>
              </w:divBdr>
            </w:div>
            <w:div w:id="1281448928">
              <w:marLeft w:val="0"/>
              <w:marRight w:val="0"/>
              <w:marTop w:val="0"/>
              <w:marBottom w:val="0"/>
              <w:divBdr>
                <w:top w:val="none" w:sz="0" w:space="0" w:color="auto"/>
                <w:left w:val="none" w:sz="0" w:space="0" w:color="auto"/>
                <w:bottom w:val="none" w:sz="0" w:space="0" w:color="auto"/>
                <w:right w:val="none" w:sz="0" w:space="0" w:color="auto"/>
              </w:divBdr>
            </w:div>
            <w:div w:id="113995437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621957244">
              <w:marLeft w:val="0"/>
              <w:marRight w:val="0"/>
              <w:marTop w:val="0"/>
              <w:marBottom w:val="0"/>
              <w:divBdr>
                <w:top w:val="none" w:sz="0" w:space="0" w:color="auto"/>
                <w:left w:val="none" w:sz="0" w:space="0" w:color="auto"/>
                <w:bottom w:val="none" w:sz="0" w:space="0" w:color="auto"/>
                <w:right w:val="none" w:sz="0" w:space="0" w:color="auto"/>
              </w:divBdr>
            </w:div>
            <w:div w:id="78331746">
              <w:marLeft w:val="0"/>
              <w:marRight w:val="0"/>
              <w:marTop w:val="0"/>
              <w:marBottom w:val="0"/>
              <w:divBdr>
                <w:top w:val="none" w:sz="0" w:space="0" w:color="auto"/>
                <w:left w:val="none" w:sz="0" w:space="0" w:color="auto"/>
                <w:bottom w:val="none" w:sz="0" w:space="0" w:color="auto"/>
                <w:right w:val="none" w:sz="0" w:space="0" w:color="auto"/>
              </w:divBdr>
            </w:div>
            <w:div w:id="625743200">
              <w:marLeft w:val="0"/>
              <w:marRight w:val="0"/>
              <w:marTop w:val="0"/>
              <w:marBottom w:val="0"/>
              <w:divBdr>
                <w:top w:val="none" w:sz="0" w:space="0" w:color="auto"/>
                <w:left w:val="none" w:sz="0" w:space="0" w:color="auto"/>
                <w:bottom w:val="none" w:sz="0" w:space="0" w:color="auto"/>
                <w:right w:val="none" w:sz="0" w:space="0" w:color="auto"/>
              </w:divBdr>
            </w:div>
            <w:div w:id="402996140">
              <w:marLeft w:val="0"/>
              <w:marRight w:val="0"/>
              <w:marTop w:val="0"/>
              <w:marBottom w:val="0"/>
              <w:divBdr>
                <w:top w:val="none" w:sz="0" w:space="0" w:color="auto"/>
                <w:left w:val="none" w:sz="0" w:space="0" w:color="auto"/>
                <w:bottom w:val="none" w:sz="0" w:space="0" w:color="auto"/>
                <w:right w:val="none" w:sz="0" w:space="0" w:color="auto"/>
              </w:divBdr>
            </w:div>
            <w:div w:id="1406952404">
              <w:marLeft w:val="0"/>
              <w:marRight w:val="0"/>
              <w:marTop w:val="0"/>
              <w:marBottom w:val="0"/>
              <w:divBdr>
                <w:top w:val="none" w:sz="0" w:space="0" w:color="auto"/>
                <w:left w:val="none" w:sz="0" w:space="0" w:color="auto"/>
                <w:bottom w:val="none" w:sz="0" w:space="0" w:color="auto"/>
                <w:right w:val="none" w:sz="0" w:space="0" w:color="auto"/>
              </w:divBdr>
            </w:div>
            <w:div w:id="1723091095">
              <w:marLeft w:val="0"/>
              <w:marRight w:val="0"/>
              <w:marTop w:val="0"/>
              <w:marBottom w:val="0"/>
              <w:divBdr>
                <w:top w:val="none" w:sz="0" w:space="0" w:color="auto"/>
                <w:left w:val="none" w:sz="0" w:space="0" w:color="auto"/>
                <w:bottom w:val="none" w:sz="0" w:space="0" w:color="auto"/>
                <w:right w:val="none" w:sz="0" w:space="0" w:color="auto"/>
              </w:divBdr>
            </w:div>
            <w:div w:id="1667902409">
              <w:marLeft w:val="0"/>
              <w:marRight w:val="0"/>
              <w:marTop w:val="0"/>
              <w:marBottom w:val="0"/>
              <w:divBdr>
                <w:top w:val="none" w:sz="0" w:space="0" w:color="auto"/>
                <w:left w:val="none" w:sz="0" w:space="0" w:color="auto"/>
                <w:bottom w:val="none" w:sz="0" w:space="0" w:color="auto"/>
                <w:right w:val="none" w:sz="0" w:space="0" w:color="auto"/>
              </w:divBdr>
            </w:div>
            <w:div w:id="1239244040">
              <w:marLeft w:val="0"/>
              <w:marRight w:val="0"/>
              <w:marTop w:val="0"/>
              <w:marBottom w:val="0"/>
              <w:divBdr>
                <w:top w:val="none" w:sz="0" w:space="0" w:color="auto"/>
                <w:left w:val="none" w:sz="0" w:space="0" w:color="auto"/>
                <w:bottom w:val="none" w:sz="0" w:space="0" w:color="auto"/>
                <w:right w:val="none" w:sz="0" w:space="0" w:color="auto"/>
              </w:divBdr>
            </w:div>
            <w:div w:id="566379193">
              <w:marLeft w:val="0"/>
              <w:marRight w:val="0"/>
              <w:marTop w:val="0"/>
              <w:marBottom w:val="0"/>
              <w:divBdr>
                <w:top w:val="none" w:sz="0" w:space="0" w:color="auto"/>
                <w:left w:val="none" w:sz="0" w:space="0" w:color="auto"/>
                <w:bottom w:val="none" w:sz="0" w:space="0" w:color="auto"/>
                <w:right w:val="none" w:sz="0" w:space="0" w:color="auto"/>
              </w:divBdr>
            </w:div>
            <w:div w:id="1085951748">
              <w:marLeft w:val="0"/>
              <w:marRight w:val="0"/>
              <w:marTop w:val="0"/>
              <w:marBottom w:val="0"/>
              <w:divBdr>
                <w:top w:val="none" w:sz="0" w:space="0" w:color="auto"/>
                <w:left w:val="none" w:sz="0" w:space="0" w:color="auto"/>
                <w:bottom w:val="none" w:sz="0" w:space="0" w:color="auto"/>
                <w:right w:val="none" w:sz="0" w:space="0" w:color="auto"/>
              </w:divBdr>
            </w:div>
            <w:div w:id="1603299576">
              <w:marLeft w:val="0"/>
              <w:marRight w:val="0"/>
              <w:marTop w:val="0"/>
              <w:marBottom w:val="0"/>
              <w:divBdr>
                <w:top w:val="none" w:sz="0" w:space="0" w:color="auto"/>
                <w:left w:val="none" w:sz="0" w:space="0" w:color="auto"/>
                <w:bottom w:val="none" w:sz="0" w:space="0" w:color="auto"/>
                <w:right w:val="none" w:sz="0" w:space="0" w:color="auto"/>
              </w:divBdr>
            </w:div>
            <w:div w:id="287855803">
              <w:marLeft w:val="0"/>
              <w:marRight w:val="0"/>
              <w:marTop w:val="0"/>
              <w:marBottom w:val="0"/>
              <w:divBdr>
                <w:top w:val="none" w:sz="0" w:space="0" w:color="auto"/>
                <w:left w:val="none" w:sz="0" w:space="0" w:color="auto"/>
                <w:bottom w:val="none" w:sz="0" w:space="0" w:color="auto"/>
                <w:right w:val="none" w:sz="0" w:space="0" w:color="auto"/>
              </w:divBdr>
            </w:div>
            <w:div w:id="703561547">
              <w:marLeft w:val="0"/>
              <w:marRight w:val="0"/>
              <w:marTop w:val="0"/>
              <w:marBottom w:val="0"/>
              <w:divBdr>
                <w:top w:val="none" w:sz="0" w:space="0" w:color="auto"/>
                <w:left w:val="none" w:sz="0" w:space="0" w:color="auto"/>
                <w:bottom w:val="none" w:sz="0" w:space="0" w:color="auto"/>
                <w:right w:val="none" w:sz="0" w:space="0" w:color="auto"/>
              </w:divBdr>
            </w:div>
            <w:div w:id="42367353">
              <w:marLeft w:val="0"/>
              <w:marRight w:val="0"/>
              <w:marTop w:val="0"/>
              <w:marBottom w:val="0"/>
              <w:divBdr>
                <w:top w:val="none" w:sz="0" w:space="0" w:color="auto"/>
                <w:left w:val="none" w:sz="0" w:space="0" w:color="auto"/>
                <w:bottom w:val="none" w:sz="0" w:space="0" w:color="auto"/>
                <w:right w:val="none" w:sz="0" w:space="0" w:color="auto"/>
              </w:divBdr>
            </w:div>
            <w:div w:id="879896407">
              <w:marLeft w:val="0"/>
              <w:marRight w:val="0"/>
              <w:marTop w:val="0"/>
              <w:marBottom w:val="0"/>
              <w:divBdr>
                <w:top w:val="none" w:sz="0" w:space="0" w:color="auto"/>
                <w:left w:val="none" w:sz="0" w:space="0" w:color="auto"/>
                <w:bottom w:val="none" w:sz="0" w:space="0" w:color="auto"/>
                <w:right w:val="none" w:sz="0" w:space="0" w:color="auto"/>
              </w:divBdr>
            </w:div>
            <w:div w:id="1470052755">
              <w:marLeft w:val="0"/>
              <w:marRight w:val="0"/>
              <w:marTop w:val="0"/>
              <w:marBottom w:val="0"/>
              <w:divBdr>
                <w:top w:val="none" w:sz="0" w:space="0" w:color="auto"/>
                <w:left w:val="none" w:sz="0" w:space="0" w:color="auto"/>
                <w:bottom w:val="none" w:sz="0" w:space="0" w:color="auto"/>
                <w:right w:val="none" w:sz="0" w:space="0" w:color="auto"/>
              </w:divBdr>
            </w:div>
            <w:div w:id="1328555383">
              <w:marLeft w:val="0"/>
              <w:marRight w:val="0"/>
              <w:marTop w:val="0"/>
              <w:marBottom w:val="0"/>
              <w:divBdr>
                <w:top w:val="none" w:sz="0" w:space="0" w:color="auto"/>
                <w:left w:val="none" w:sz="0" w:space="0" w:color="auto"/>
                <w:bottom w:val="none" w:sz="0" w:space="0" w:color="auto"/>
                <w:right w:val="none" w:sz="0" w:space="0" w:color="auto"/>
              </w:divBdr>
            </w:div>
            <w:div w:id="1300915131">
              <w:marLeft w:val="0"/>
              <w:marRight w:val="0"/>
              <w:marTop w:val="0"/>
              <w:marBottom w:val="0"/>
              <w:divBdr>
                <w:top w:val="none" w:sz="0" w:space="0" w:color="auto"/>
                <w:left w:val="none" w:sz="0" w:space="0" w:color="auto"/>
                <w:bottom w:val="none" w:sz="0" w:space="0" w:color="auto"/>
                <w:right w:val="none" w:sz="0" w:space="0" w:color="auto"/>
              </w:divBdr>
            </w:div>
            <w:div w:id="665481739">
              <w:marLeft w:val="0"/>
              <w:marRight w:val="0"/>
              <w:marTop w:val="0"/>
              <w:marBottom w:val="0"/>
              <w:divBdr>
                <w:top w:val="none" w:sz="0" w:space="0" w:color="auto"/>
                <w:left w:val="none" w:sz="0" w:space="0" w:color="auto"/>
                <w:bottom w:val="none" w:sz="0" w:space="0" w:color="auto"/>
                <w:right w:val="none" w:sz="0" w:space="0" w:color="auto"/>
              </w:divBdr>
            </w:div>
            <w:div w:id="775296403">
              <w:marLeft w:val="0"/>
              <w:marRight w:val="0"/>
              <w:marTop w:val="0"/>
              <w:marBottom w:val="0"/>
              <w:divBdr>
                <w:top w:val="none" w:sz="0" w:space="0" w:color="auto"/>
                <w:left w:val="none" w:sz="0" w:space="0" w:color="auto"/>
                <w:bottom w:val="none" w:sz="0" w:space="0" w:color="auto"/>
                <w:right w:val="none" w:sz="0" w:space="0" w:color="auto"/>
              </w:divBdr>
            </w:div>
            <w:div w:id="1235816910">
              <w:marLeft w:val="0"/>
              <w:marRight w:val="0"/>
              <w:marTop w:val="0"/>
              <w:marBottom w:val="0"/>
              <w:divBdr>
                <w:top w:val="none" w:sz="0" w:space="0" w:color="auto"/>
                <w:left w:val="none" w:sz="0" w:space="0" w:color="auto"/>
                <w:bottom w:val="none" w:sz="0" w:space="0" w:color="auto"/>
                <w:right w:val="none" w:sz="0" w:space="0" w:color="auto"/>
              </w:divBdr>
            </w:div>
            <w:div w:id="501434480">
              <w:marLeft w:val="0"/>
              <w:marRight w:val="0"/>
              <w:marTop w:val="0"/>
              <w:marBottom w:val="0"/>
              <w:divBdr>
                <w:top w:val="none" w:sz="0" w:space="0" w:color="auto"/>
                <w:left w:val="none" w:sz="0" w:space="0" w:color="auto"/>
                <w:bottom w:val="none" w:sz="0" w:space="0" w:color="auto"/>
                <w:right w:val="none" w:sz="0" w:space="0" w:color="auto"/>
              </w:divBdr>
            </w:div>
            <w:div w:id="32772380">
              <w:marLeft w:val="0"/>
              <w:marRight w:val="0"/>
              <w:marTop w:val="0"/>
              <w:marBottom w:val="0"/>
              <w:divBdr>
                <w:top w:val="none" w:sz="0" w:space="0" w:color="auto"/>
                <w:left w:val="none" w:sz="0" w:space="0" w:color="auto"/>
                <w:bottom w:val="none" w:sz="0" w:space="0" w:color="auto"/>
                <w:right w:val="none" w:sz="0" w:space="0" w:color="auto"/>
              </w:divBdr>
            </w:div>
            <w:div w:id="1714160633">
              <w:marLeft w:val="0"/>
              <w:marRight w:val="0"/>
              <w:marTop w:val="0"/>
              <w:marBottom w:val="0"/>
              <w:divBdr>
                <w:top w:val="none" w:sz="0" w:space="0" w:color="auto"/>
                <w:left w:val="none" w:sz="0" w:space="0" w:color="auto"/>
                <w:bottom w:val="none" w:sz="0" w:space="0" w:color="auto"/>
                <w:right w:val="none" w:sz="0" w:space="0" w:color="auto"/>
              </w:divBdr>
            </w:div>
            <w:div w:id="1932161355">
              <w:marLeft w:val="0"/>
              <w:marRight w:val="0"/>
              <w:marTop w:val="0"/>
              <w:marBottom w:val="0"/>
              <w:divBdr>
                <w:top w:val="none" w:sz="0" w:space="0" w:color="auto"/>
                <w:left w:val="none" w:sz="0" w:space="0" w:color="auto"/>
                <w:bottom w:val="none" w:sz="0" w:space="0" w:color="auto"/>
                <w:right w:val="none" w:sz="0" w:space="0" w:color="auto"/>
              </w:divBdr>
            </w:div>
            <w:div w:id="2030060785">
              <w:marLeft w:val="0"/>
              <w:marRight w:val="0"/>
              <w:marTop w:val="0"/>
              <w:marBottom w:val="0"/>
              <w:divBdr>
                <w:top w:val="none" w:sz="0" w:space="0" w:color="auto"/>
                <w:left w:val="none" w:sz="0" w:space="0" w:color="auto"/>
                <w:bottom w:val="none" w:sz="0" w:space="0" w:color="auto"/>
                <w:right w:val="none" w:sz="0" w:space="0" w:color="auto"/>
              </w:divBdr>
            </w:div>
            <w:div w:id="2023510260">
              <w:marLeft w:val="0"/>
              <w:marRight w:val="0"/>
              <w:marTop w:val="0"/>
              <w:marBottom w:val="0"/>
              <w:divBdr>
                <w:top w:val="none" w:sz="0" w:space="0" w:color="auto"/>
                <w:left w:val="none" w:sz="0" w:space="0" w:color="auto"/>
                <w:bottom w:val="none" w:sz="0" w:space="0" w:color="auto"/>
                <w:right w:val="none" w:sz="0" w:space="0" w:color="auto"/>
              </w:divBdr>
            </w:div>
            <w:div w:id="1096945212">
              <w:marLeft w:val="0"/>
              <w:marRight w:val="0"/>
              <w:marTop w:val="0"/>
              <w:marBottom w:val="0"/>
              <w:divBdr>
                <w:top w:val="none" w:sz="0" w:space="0" w:color="auto"/>
                <w:left w:val="none" w:sz="0" w:space="0" w:color="auto"/>
                <w:bottom w:val="none" w:sz="0" w:space="0" w:color="auto"/>
                <w:right w:val="none" w:sz="0" w:space="0" w:color="auto"/>
              </w:divBdr>
            </w:div>
            <w:div w:id="529728247">
              <w:marLeft w:val="0"/>
              <w:marRight w:val="0"/>
              <w:marTop w:val="0"/>
              <w:marBottom w:val="0"/>
              <w:divBdr>
                <w:top w:val="none" w:sz="0" w:space="0" w:color="auto"/>
                <w:left w:val="none" w:sz="0" w:space="0" w:color="auto"/>
                <w:bottom w:val="none" w:sz="0" w:space="0" w:color="auto"/>
                <w:right w:val="none" w:sz="0" w:space="0" w:color="auto"/>
              </w:divBdr>
            </w:div>
            <w:div w:id="959726038">
              <w:marLeft w:val="0"/>
              <w:marRight w:val="0"/>
              <w:marTop w:val="0"/>
              <w:marBottom w:val="0"/>
              <w:divBdr>
                <w:top w:val="none" w:sz="0" w:space="0" w:color="auto"/>
                <w:left w:val="none" w:sz="0" w:space="0" w:color="auto"/>
                <w:bottom w:val="none" w:sz="0" w:space="0" w:color="auto"/>
                <w:right w:val="none" w:sz="0" w:space="0" w:color="auto"/>
              </w:divBdr>
            </w:div>
            <w:div w:id="1115173890">
              <w:marLeft w:val="0"/>
              <w:marRight w:val="0"/>
              <w:marTop w:val="0"/>
              <w:marBottom w:val="0"/>
              <w:divBdr>
                <w:top w:val="none" w:sz="0" w:space="0" w:color="auto"/>
                <w:left w:val="none" w:sz="0" w:space="0" w:color="auto"/>
                <w:bottom w:val="none" w:sz="0" w:space="0" w:color="auto"/>
                <w:right w:val="none" w:sz="0" w:space="0" w:color="auto"/>
              </w:divBdr>
            </w:div>
            <w:div w:id="1038360787">
              <w:marLeft w:val="0"/>
              <w:marRight w:val="0"/>
              <w:marTop w:val="0"/>
              <w:marBottom w:val="0"/>
              <w:divBdr>
                <w:top w:val="none" w:sz="0" w:space="0" w:color="auto"/>
                <w:left w:val="none" w:sz="0" w:space="0" w:color="auto"/>
                <w:bottom w:val="none" w:sz="0" w:space="0" w:color="auto"/>
                <w:right w:val="none" w:sz="0" w:space="0" w:color="auto"/>
              </w:divBdr>
            </w:div>
            <w:div w:id="1121461752">
              <w:marLeft w:val="0"/>
              <w:marRight w:val="0"/>
              <w:marTop w:val="0"/>
              <w:marBottom w:val="0"/>
              <w:divBdr>
                <w:top w:val="none" w:sz="0" w:space="0" w:color="auto"/>
                <w:left w:val="none" w:sz="0" w:space="0" w:color="auto"/>
                <w:bottom w:val="none" w:sz="0" w:space="0" w:color="auto"/>
                <w:right w:val="none" w:sz="0" w:space="0" w:color="auto"/>
              </w:divBdr>
            </w:div>
            <w:div w:id="742798392">
              <w:marLeft w:val="0"/>
              <w:marRight w:val="0"/>
              <w:marTop w:val="0"/>
              <w:marBottom w:val="0"/>
              <w:divBdr>
                <w:top w:val="none" w:sz="0" w:space="0" w:color="auto"/>
                <w:left w:val="none" w:sz="0" w:space="0" w:color="auto"/>
                <w:bottom w:val="none" w:sz="0" w:space="0" w:color="auto"/>
                <w:right w:val="none" w:sz="0" w:space="0" w:color="auto"/>
              </w:divBdr>
            </w:div>
            <w:div w:id="1925020814">
              <w:marLeft w:val="0"/>
              <w:marRight w:val="0"/>
              <w:marTop w:val="0"/>
              <w:marBottom w:val="0"/>
              <w:divBdr>
                <w:top w:val="none" w:sz="0" w:space="0" w:color="auto"/>
                <w:left w:val="none" w:sz="0" w:space="0" w:color="auto"/>
                <w:bottom w:val="none" w:sz="0" w:space="0" w:color="auto"/>
                <w:right w:val="none" w:sz="0" w:space="0" w:color="auto"/>
              </w:divBdr>
            </w:div>
            <w:div w:id="108087688">
              <w:marLeft w:val="0"/>
              <w:marRight w:val="0"/>
              <w:marTop w:val="0"/>
              <w:marBottom w:val="0"/>
              <w:divBdr>
                <w:top w:val="none" w:sz="0" w:space="0" w:color="auto"/>
                <w:left w:val="none" w:sz="0" w:space="0" w:color="auto"/>
                <w:bottom w:val="none" w:sz="0" w:space="0" w:color="auto"/>
                <w:right w:val="none" w:sz="0" w:space="0" w:color="auto"/>
              </w:divBdr>
            </w:div>
            <w:div w:id="1923177168">
              <w:marLeft w:val="0"/>
              <w:marRight w:val="0"/>
              <w:marTop w:val="0"/>
              <w:marBottom w:val="0"/>
              <w:divBdr>
                <w:top w:val="none" w:sz="0" w:space="0" w:color="auto"/>
                <w:left w:val="none" w:sz="0" w:space="0" w:color="auto"/>
                <w:bottom w:val="none" w:sz="0" w:space="0" w:color="auto"/>
                <w:right w:val="none" w:sz="0" w:space="0" w:color="auto"/>
              </w:divBdr>
            </w:div>
            <w:div w:id="17198096">
              <w:marLeft w:val="0"/>
              <w:marRight w:val="0"/>
              <w:marTop w:val="0"/>
              <w:marBottom w:val="0"/>
              <w:divBdr>
                <w:top w:val="none" w:sz="0" w:space="0" w:color="auto"/>
                <w:left w:val="none" w:sz="0" w:space="0" w:color="auto"/>
                <w:bottom w:val="none" w:sz="0" w:space="0" w:color="auto"/>
                <w:right w:val="none" w:sz="0" w:space="0" w:color="auto"/>
              </w:divBdr>
            </w:div>
            <w:div w:id="1453938122">
              <w:marLeft w:val="0"/>
              <w:marRight w:val="0"/>
              <w:marTop w:val="0"/>
              <w:marBottom w:val="0"/>
              <w:divBdr>
                <w:top w:val="none" w:sz="0" w:space="0" w:color="auto"/>
                <w:left w:val="none" w:sz="0" w:space="0" w:color="auto"/>
                <w:bottom w:val="none" w:sz="0" w:space="0" w:color="auto"/>
                <w:right w:val="none" w:sz="0" w:space="0" w:color="auto"/>
              </w:divBdr>
            </w:div>
            <w:div w:id="985203270">
              <w:marLeft w:val="0"/>
              <w:marRight w:val="0"/>
              <w:marTop w:val="0"/>
              <w:marBottom w:val="0"/>
              <w:divBdr>
                <w:top w:val="none" w:sz="0" w:space="0" w:color="auto"/>
                <w:left w:val="none" w:sz="0" w:space="0" w:color="auto"/>
                <w:bottom w:val="none" w:sz="0" w:space="0" w:color="auto"/>
                <w:right w:val="none" w:sz="0" w:space="0" w:color="auto"/>
              </w:divBdr>
            </w:div>
            <w:div w:id="1375619597">
              <w:marLeft w:val="0"/>
              <w:marRight w:val="0"/>
              <w:marTop w:val="0"/>
              <w:marBottom w:val="0"/>
              <w:divBdr>
                <w:top w:val="none" w:sz="0" w:space="0" w:color="auto"/>
                <w:left w:val="none" w:sz="0" w:space="0" w:color="auto"/>
                <w:bottom w:val="none" w:sz="0" w:space="0" w:color="auto"/>
                <w:right w:val="none" w:sz="0" w:space="0" w:color="auto"/>
              </w:divBdr>
            </w:div>
            <w:div w:id="2036078307">
              <w:marLeft w:val="0"/>
              <w:marRight w:val="0"/>
              <w:marTop w:val="0"/>
              <w:marBottom w:val="0"/>
              <w:divBdr>
                <w:top w:val="none" w:sz="0" w:space="0" w:color="auto"/>
                <w:left w:val="none" w:sz="0" w:space="0" w:color="auto"/>
                <w:bottom w:val="none" w:sz="0" w:space="0" w:color="auto"/>
                <w:right w:val="none" w:sz="0" w:space="0" w:color="auto"/>
              </w:divBdr>
            </w:div>
            <w:div w:id="338973328">
              <w:marLeft w:val="0"/>
              <w:marRight w:val="0"/>
              <w:marTop w:val="0"/>
              <w:marBottom w:val="0"/>
              <w:divBdr>
                <w:top w:val="none" w:sz="0" w:space="0" w:color="auto"/>
                <w:left w:val="none" w:sz="0" w:space="0" w:color="auto"/>
                <w:bottom w:val="none" w:sz="0" w:space="0" w:color="auto"/>
                <w:right w:val="none" w:sz="0" w:space="0" w:color="auto"/>
              </w:divBdr>
            </w:div>
            <w:div w:id="247811976">
              <w:marLeft w:val="0"/>
              <w:marRight w:val="0"/>
              <w:marTop w:val="0"/>
              <w:marBottom w:val="0"/>
              <w:divBdr>
                <w:top w:val="none" w:sz="0" w:space="0" w:color="auto"/>
                <w:left w:val="none" w:sz="0" w:space="0" w:color="auto"/>
                <w:bottom w:val="none" w:sz="0" w:space="0" w:color="auto"/>
                <w:right w:val="none" w:sz="0" w:space="0" w:color="auto"/>
              </w:divBdr>
            </w:div>
            <w:div w:id="659505519">
              <w:marLeft w:val="0"/>
              <w:marRight w:val="0"/>
              <w:marTop w:val="0"/>
              <w:marBottom w:val="0"/>
              <w:divBdr>
                <w:top w:val="none" w:sz="0" w:space="0" w:color="auto"/>
                <w:left w:val="none" w:sz="0" w:space="0" w:color="auto"/>
                <w:bottom w:val="none" w:sz="0" w:space="0" w:color="auto"/>
                <w:right w:val="none" w:sz="0" w:space="0" w:color="auto"/>
              </w:divBdr>
            </w:div>
            <w:div w:id="1444571392">
              <w:marLeft w:val="0"/>
              <w:marRight w:val="0"/>
              <w:marTop w:val="0"/>
              <w:marBottom w:val="0"/>
              <w:divBdr>
                <w:top w:val="none" w:sz="0" w:space="0" w:color="auto"/>
                <w:left w:val="none" w:sz="0" w:space="0" w:color="auto"/>
                <w:bottom w:val="none" w:sz="0" w:space="0" w:color="auto"/>
                <w:right w:val="none" w:sz="0" w:space="0" w:color="auto"/>
              </w:divBdr>
            </w:div>
            <w:div w:id="1196499128">
              <w:marLeft w:val="0"/>
              <w:marRight w:val="0"/>
              <w:marTop w:val="0"/>
              <w:marBottom w:val="0"/>
              <w:divBdr>
                <w:top w:val="none" w:sz="0" w:space="0" w:color="auto"/>
                <w:left w:val="none" w:sz="0" w:space="0" w:color="auto"/>
                <w:bottom w:val="none" w:sz="0" w:space="0" w:color="auto"/>
                <w:right w:val="none" w:sz="0" w:space="0" w:color="auto"/>
              </w:divBdr>
            </w:div>
            <w:div w:id="1445732047">
              <w:marLeft w:val="0"/>
              <w:marRight w:val="0"/>
              <w:marTop w:val="0"/>
              <w:marBottom w:val="0"/>
              <w:divBdr>
                <w:top w:val="none" w:sz="0" w:space="0" w:color="auto"/>
                <w:left w:val="none" w:sz="0" w:space="0" w:color="auto"/>
                <w:bottom w:val="none" w:sz="0" w:space="0" w:color="auto"/>
                <w:right w:val="none" w:sz="0" w:space="0" w:color="auto"/>
              </w:divBdr>
            </w:div>
            <w:div w:id="52974499">
              <w:marLeft w:val="0"/>
              <w:marRight w:val="0"/>
              <w:marTop w:val="0"/>
              <w:marBottom w:val="0"/>
              <w:divBdr>
                <w:top w:val="none" w:sz="0" w:space="0" w:color="auto"/>
                <w:left w:val="none" w:sz="0" w:space="0" w:color="auto"/>
                <w:bottom w:val="none" w:sz="0" w:space="0" w:color="auto"/>
                <w:right w:val="none" w:sz="0" w:space="0" w:color="auto"/>
              </w:divBdr>
            </w:div>
            <w:div w:id="1130200747">
              <w:marLeft w:val="0"/>
              <w:marRight w:val="0"/>
              <w:marTop w:val="0"/>
              <w:marBottom w:val="0"/>
              <w:divBdr>
                <w:top w:val="none" w:sz="0" w:space="0" w:color="auto"/>
                <w:left w:val="none" w:sz="0" w:space="0" w:color="auto"/>
                <w:bottom w:val="none" w:sz="0" w:space="0" w:color="auto"/>
                <w:right w:val="none" w:sz="0" w:space="0" w:color="auto"/>
              </w:divBdr>
            </w:div>
            <w:div w:id="283273514">
              <w:marLeft w:val="0"/>
              <w:marRight w:val="0"/>
              <w:marTop w:val="0"/>
              <w:marBottom w:val="0"/>
              <w:divBdr>
                <w:top w:val="none" w:sz="0" w:space="0" w:color="auto"/>
                <w:left w:val="none" w:sz="0" w:space="0" w:color="auto"/>
                <w:bottom w:val="none" w:sz="0" w:space="0" w:color="auto"/>
                <w:right w:val="none" w:sz="0" w:space="0" w:color="auto"/>
              </w:divBdr>
            </w:div>
            <w:div w:id="411777583">
              <w:marLeft w:val="0"/>
              <w:marRight w:val="0"/>
              <w:marTop w:val="0"/>
              <w:marBottom w:val="0"/>
              <w:divBdr>
                <w:top w:val="none" w:sz="0" w:space="0" w:color="auto"/>
                <w:left w:val="none" w:sz="0" w:space="0" w:color="auto"/>
                <w:bottom w:val="none" w:sz="0" w:space="0" w:color="auto"/>
                <w:right w:val="none" w:sz="0" w:space="0" w:color="auto"/>
              </w:divBdr>
            </w:div>
            <w:div w:id="766079494">
              <w:marLeft w:val="0"/>
              <w:marRight w:val="0"/>
              <w:marTop w:val="0"/>
              <w:marBottom w:val="0"/>
              <w:divBdr>
                <w:top w:val="none" w:sz="0" w:space="0" w:color="auto"/>
                <w:left w:val="none" w:sz="0" w:space="0" w:color="auto"/>
                <w:bottom w:val="none" w:sz="0" w:space="0" w:color="auto"/>
                <w:right w:val="none" w:sz="0" w:space="0" w:color="auto"/>
              </w:divBdr>
            </w:div>
            <w:div w:id="1807745681">
              <w:marLeft w:val="0"/>
              <w:marRight w:val="0"/>
              <w:marTop w:val="0"/>
              <w:marBottom w:val="0"/>
              <w:divBdr>
                <w:top w:val="none" w:sz="0" w:space="0" w:color="auto"/>
                <w:left w:val="none" w:sz="0" w:space="0" w:color="auto"/>
                <w:bottom w:val="none" w:sz="0" w:space="0" w:color="auto"/>
                <w:right w:val="none" w:sz="0" w:space="0" w:color="auto"/>
              </w:divBdr>
            </w:div>
            <w:div w:id="1881819389">
              <w:marLeft w:val="0"/>
              <w:marRight w:val="0"/>
              <w:marTop w:val="0"/>
              <w:marBottom w:val="0"/>
              <w:divBdr>
                <w:top w:val="none" w:sz="0" w:space="0" w:color="auto"/>
                <w:left w:val="none" w:sz="0" w:space="0" w:color="auto"/>
                <w:bottom w:val="none" w:sz="0" w:space="0" w:color="auto"/>
                <w:right w:val="none" w:sz="0" w:space="0" w:color="auto"/>
              </w:divBdr>
            </w:div>
            <w:div w:id="673803665">
              <w:marLeft w:val="0"/>
              <w:marRight w:val="0"/>
              <w:marTop w:val="0"/>
              <w:marBottom w:val="0"/>
              <w:divBdr>
                <w:top w:val="none" w:sz="0" w:space="0" w:color="auto"/>
                <w:left w:val="none" w:sz="0" w:space="0" w:color="auto"/>
                <w:bottom w:val="none" w:sz="0" w:space="0" w:color="auto"/>
                <w:right w:val="none" w:sz="0" w:space="0" w:color="auto"/>
              </w:divBdr>
            </w:div>
            <w:div w:id="1805193367">
              <w:marLeft w:val="0"/>
              <w:marRight w:val="0"/>
              <w:marTop w:val="0"/>
              <w:marBottom w:val="0"/>
              <w:divBdr>
                <w:top w:val="none" w:sz="0" w:space="0" w:color="auto"/>
                <w:left w:val="none" w:sz="0" w:space="0" w:color="auto"/>
                <w:bottom w:val="none" w:sz="0" w:space="0" w:color="auto"/>
                <w:right w:val="none" w:sz="0" w:space="0" w:color="auto"/>
              </w:divBdr>
            </w:div>
            <w:div w:id="66348441">
              <w:marLeft w:val="0"/>
              <w:marRight w:val="0"/>
              <w:marTop w:val="0"/>
              <w:marBottom w:val="0"/>
              <w:divBdr>
                <w:top w:val="none" w:sz="0" w:space="0" w:color="auto"/>
                <w:left w:val="none" w:sz="0" w:space="0" w:color="auto"/>
                <w:bottom w:val="none" w:sz="0" w:space="0" w:color="auto"/>
                <w:right w:val="none" w:sz="0" w:space="0" w:color="auto"/>
              </w:divBdr>
            </w:div>
            <w:div w:id="1397316701">
              <w:marLeft w:val="0"/>
              <w:marRight w:val="0"/>
              <w:marTop w:val="0"/>
              <w:marBottom w:val="0"/>
              <w:divBdr>
                <w:top w:val="none" w:sz="0" w:space="0" w:color="auto"/>
                <w:left w:val="none" w:sz="0" w:space="0" w:color="auto"/>
                <w:bottom w:val="none" w:sz="0" w:space="0" w:color="auto"/>
                <w:right w:val="none" w:sz="0" w:space="0" w:color="auto"/>
              </w:divBdr>
            </w:div>
            <w:div w:id="85228428">
              <w:marLeft w:val="0"/>
              <w:marRight w:val="0"/>
              <w:marTop w:val="0"/>
              <w:marBottom w:val="0"/>
              <w:divBdr>
                <w:top w:val="none" w:sz="0" w:space="0" w:color="auto"/>
                <w:left w:val="none" w:sz="0" w:space="0" w:color="auto"/>
                <w:bottom w:val="none" w:sz="0" w:space="0" w:color="auto"/>
                <w:right w:val="none" w:sz="0" w:space="0" w:color="auto"/>
              </w:divBdr>
            </w:div>
            <w:div w:id="1737626596">
              <w:marLeft w:val="0"/>
              <w:marRight w:val="0"/>
              <w:marTop w:val="0"/>
              <w:marBottom w:val="0"/>
              <w:divBdr>
                <w:top w:val="none" w:sz="0" w:space="0" w:color="auto"/>
                <w:left w:val="none" w:sz="0" w:space="0" w:color="auto"/>
                <w:bottom w:val="none" w:sz="0" w:space="0" w:color="auto"/>
                <w:right w:val="none" w:sz="0" w:space="0" w:color="auto"/>
              </w:divBdr>
            </w:div>
            <w:div w:id="489760546">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801121342">
              <w:marLeft w:val="0"/>
              <w:marRight w:val="0"/>
              <w:marTop w:val="0"/>
              <w:marBottom w:val="0"/>
              <w:divBdr>
                <w:top w:val="none" w:sz="0" w:space="0" w:color="auto"/>
                <w:left w:val="none" w:sz="0" w:space="0" w:color="auto"/>
                <w:bottom w:val="none" w:sz="0" w:space="0" w:color="auto"/>
                <w:right w:val="none" w:sz="0" w:space="0" w:color="auto"/>
              </w:divBdr>
            </w:div>
            <w:div w:id="2131824432">
              <w:marLeft w:val="0"/>
              <w:marRight w:val="0"/>
              <w:marTop w:val="0"/>
              <w:marBottom w:val="0"/>
              <w:divBdr>
                <w:top w:val="none" w:sz="0" w:space="0" w:color="auto"/>
                <w:left w:val="none" w:sz="0" w:space="0" w:color="auto"/>
                <w:bottom w:val="none" w:sz="0" w:space="0" w:color="auto"/>
                <w:right w:val="none" w:sz="0" w:space="0" w:color="auto"/>
              </w:divBdr>
            </w:div>
            <w:div w:id="991643961">
              <w:marLeft w:val="0"/>
              <w:marRight w:val="0"/>
              <w:marTop w:val="0"/>
              <w:marBottom w:val="0"/>
              <w:divBdr>
                <w:top w:val="none" w:sz="0" w:space="0" w:color="auto"/>
                <w:left w:val="none" w:sz="0" w:space="0" w:color="auto"/>
                <w:bottom w:val="none" w:sz="0" w:space="0" w:color="auto"/>
                <w:right w:val="none" w:sz="0" w:space="0" w:color="auto"/>
              </w:divBdr>
            </w:div>
            <w:div w:id="472019933">
              <w:marLeft w:val="0"/>
              <w:marRight w:val="0"/>
              <w:marTop w:val="0"/>
              <w:marBottom w:val="0"/>
              <w:divBdr>
                <w:top w:val="none" w:sz="0" w:space="0" w:color="auto"/>
                <w:left w:val="none" w:sz="0" w:space="0" w:color="auto"/>
                <w:bottom w:val="none" w:sz="0" w:space="0" w:color="auto"/>
                <w:right w:val="none" w:sz="0" w:space="0" w:color="auto"/>
              </w:divBdr>
            </w:div>
            <w:div w:id="210770852">
              <w:marLeft w:val="0"/>
              <w:marRight w:val="0"/>
              <w:marTop w:val="0"/>
              <w:marBottom w:val="0"/>
              <w:divBdr>
                <w:top w:val="none" w:sz="0" w:space="0" w:color="auto"/>
                <w:left w:val="none" w:sz="0" w:space="0" w:color="auto"/>
                <w:bottom w:val="none" w:sz="0" w:space="0" w:color="auto"/>
                <w:right w:val="none" w:sz="0" w:space="0" w:color="auto"/>
              </w:divBdr>
            </w:div>
            <w:div w:id="1956715216">
              <w:marLeft w:val="0"/>
              <w:marRight w:val="0"/>
              <w:marTop w:val="0"/>
              <w:marBottom w:val="0"/>
              <w:divBdr>
                <w:top w:val="none" w:sz="0" w:space="0" w:color="auto"/>
                <w:left w:val="none" w:sz="0" w:space="0" w:color="auto"/>
                <w:bottom w:val="none" w:sz="0" w:space="0" w:color="auto"/>
                <w:right w:val="none" w:sz="0" w:space="0" w:color="auto"/>
              </w:divBdr>
            </w:div>
            <w:div w:id="958993664">
              <w:marLeft w:val="0"/>
              <w:marRight w:val="0"/>
              <w:marTop w:val="0"/>
              <w:marBottom w:val="0"/>
              <w:divBdr>
                <w:top w:val="none" w:sz="0" w:space="0" w:color="auto"/>
                <w:left w:val="none" w:sz="0" w:space="0" w:color="auto"/>
                <w:bottom w:val="none" w:sz="0" w:space="0" w:color="auto"/>
                <w:right w:val="none" w:sz="0" w:space="0" w:color="auto"/>
              </w:divBdr>
            </w:div>
            <w:div w:id="705907263">
              <w:marLeft w:val="0"/>
              <w:marRight w:val="0"/>
              <w:marTop w:val="0"/>
              <w:marBottom w:val="0"/>
              <w:divBdr>
                <w:top w:val="none" w:sz="0" w:space="0" w:color="auto"/>
                <w:left w:val="none" w:sz="0" w:space="0" w:color="auto"/>
                <w:bottom w:val="none" w:sz="0" w:space="0" w:color="auto"/>
                <w:right w:val="none" w:sz="0" w:space="0" w:color="auto"/>
              </w:divBdr>
            </w:div>
            <w:div w:id="6061056">
              <w:marLeft w:val="0"/>
              <w:marRight w:val="0"/>
              <w:marTop w:val="0"/>
              <w:marBottom w:val="0"/>
              <w:divBdr>
                <w:top w:val="none" w:sz="0" w:space="0" w:color="auto"/>
                <w:left w:val="none" w:sz="0" w:space="0" w:color="auto"/>
                <w:bottom w:val="none" w:sz="0" w:space="0" w:color="auto"/>
                <w:right w:val="none" w:sz="0" w:space="0" w:color="auto"/>
              </w:divBdr>
            </w:div>
            <w:div w:id="822771562">
              <w:marLeft w:val="0"/>
              <w:marRight w:val="0"/>
              <w:marTop w:val="0"/>
              <w:marBottom w:val="0"/>
              <w:divBdr>
                <w:top w:val="none" w:sz="0" w:space="0" w:color="auto"/>
                <w:left w:val="none" w:sz="0" w:space="0" w:color="auto"/>
                <w:bottom w:val="none" w:sz="0" w:space="0" w:color="auto"/>
                <w:right w:val="none" w:sz="0" w:space="0" w:color="auto"/>
              </w:divBdr>
            </w:div>
            <w:div w:id="856194954">
              <w:marLeft w:val="0"/>
              <w:marRight w:val="0"/>
              <w:marTop w:val="0"/>
              <w:marBottom w:val="0"/>
              <w:divBdr>
                <w:top w:val="none" w:sz="0" w:space="0" w:color="auto"/>
                <w:left w:val="none" w:sz="0" w:space="0" w:color="auto"/>
                <w:bottom w:val="none" w:sz="0" w:space="0" w:color="auto"/>
                <w:right w:val="none" w:sz="0" w:space="0" w:color="auto"/>
              </w:divBdr>
            </w:div>
            <w:div w:id="208226752">
              <w:marLeft w:val="0"/>
              <w:marRight w:val="0"/>
              <w:marTop w:val="0"/>
              <w:marBottom w:val="0"/>
              <w:divBdr>
                <w:top w:val="none" w:sz="0" w:space="0" w:color="auto"/>
                <w:left w:val="none" w:sz="0" w:space="0" w:color="auto"/>
                <w:bottom w:val="none" w:sz="0" w:space="0" w:color="auto"/>
                <w:right w:val="none" w:sz="0" w:space="0" w:color="auto"/>
              </w:divBdr>
            </w:div>
            <w:div w:id="1876694639">
              <w:marLeft w:val="0"/>
              <w:marRight w:val="0"/>
              <w:marTop w:val="0"/>
              <w:marBottom w:val="0"/>
              <w:divBdr>
                <w:top w:val="none" w:sz="0" w:space="0" w:color="auto"/>
                <w:left w:val="none" w:sz="0" w:space="0" w:color="auto"/>
                <w:bottom w:val="none" w:sz="0" w:space="0" w:color="auto"/>
                <w:right w:val="none" w:sz="0" w:space="0" w:color="auto"/>
              </w:divBdr>
            </w:div>
            <w:div w:id="751321705">
              <w:marLeft w:val="0"/>
              <w:marRight w:val="0"/>
              <w:marTop w:val="0"/>
              <w:marBottom w:val="0"/>
              <w:divBdr>
                <w:top w:val="none" w:sz="0" w:space="0" w:color="auto"/>
                <w:left w:val="none" w:sz="0" w:space="0" w:color="auto"/>
                <w:bottom w:val="none" w:sz="0" w:space="0" w:color="auto"/>
                <w:right w:val="none" w:sz="0" w:space="0" w:color="auto"/>
              </w:divBdr>
            </w:div>
            <w:div w:id="1297953649">
              <w:marLeft w:val="0"/>
              <w:marRight w:val="0"/>
              <w:marTop w:val="0"/>
              <w:marBottom w:val="0"/>
              <w:divBdr>
                <w:top w:val="none" w:sz="0" w:space="0" w:color="auto"/>
                <w:left w:val="none" w:sz="0" w:space="0" w:color="auto"/>
                <w:bottom w:val="none" w:sz="0" w:space="0" w:color="auto"/>
                <w:right w:val="none" w:sz="0" w:space="0" w:color="auto"/>
              </w:divBdr>
            </w:div>
            <w:div w:id="76169459">
              <w:marLeft w:val="0"/>
              <w:marRight w:val="0"/>
              <w:marTop w:val="0"/>
              <w:marBottom w:val="0"/>
              <w:divBdr>
                <w:top w:val="none" w:sz="0" w:space="0" w:color="auto"/>
                <w:left w:val="none" w:sz="0" w:space="0" w:color="auto"/>
                <w:bottom w:val="none" w:sz="0" w:space="0" w:color="auto"/>
                <w:right w:val="none" w:sz="0" w:space="0" w:color="auto"/>
              </w:divBdr>
            </w:div>
            <w:div w:id="1159465442">
              <w:marLeft w:val="0"/>
              <w:marRight w:val="0"/>
              <w:marTop w:val="0"/>
              <w:marBottom w:val="0"/>
              <w:divBdr>
                <w:top w:val="none" w:sz="0" w:space="0" w:color="auto"/>
                <w:left w:val="none" w:sz="0" w:space="0" w:color="auto"/>
                <w:bottom w:val="none" w:sz="0" w:space="0" w:color="auto"/>
                <w:right w:val="none" w:sz="0" w:space="0" w:color="auto"/>
              </w:divBdr>
            </w:div>
            <w:div w:id="916785922">
              <w:marLeft w:val="0"/>
              <w:marRight w:val="0"/>
              <w:marTop w:val="0"/>
              <w:marBottom w:val="0"/>
              <w:divBdr>
                <w:top w:val="none" w:sz="0" w:space="0" w:color="auto"/>
                <w:left w:val="none" w:sz="0" w:space="0" w:color="auto"/>
                <w:bottom w:val="none" w:sz="0" w:space="0" w:color="auto"/>
                <w:right w:val="none" w:sz="0" w:space="0" w:color="auto"/>
              </w:divBdr>
            </w:div>
            <w:div w:id="1174304649">
              <w:marLeft w:val="0"/>
              <w:marRight w:val="0"/>
              <w:marTop w:val="0"/>
              <w:marBottom w:val="0"/>
              <w:divBdr>
                <w:top w:val="none" w:sz="0" w:space="0" w:color="auto"/>
                <w:left w:val="none" w:sz="0" w:space="0" w:color="auto"/>
                <w:bottom w:val="none" w:sz="0" w:space="0" w:color="auto"/>
                <w:right w:val="none" w:sz="0" w:space="0" w:color="auto"/>
              </w:divBdr>
            </w:div>
            <w:div w:id="1720472129">
              <w:marLeft w:val="0"/>
              <w:marRight w:val="0"/>
              <w:marTop w:val="0"/>
              <w:marBottom w:val="0"/>
              <w:divBdr>
                <w:top w:val="none" w:sz="0" w:space="0" w:color="auto"/>
                <w:left w:val="none" w:sz="0" w:space="0" w:color="auto"/>
                <w:bottom w:val="none" w:sz="0" w:space="0" w:color="auto"/>
                <w:right w:val="none" w:sz="0" w:space="0" w:color="auto"/>
              </w:divBdr>
            </w:div>
            <w:div w:id="841895538">
              <w:marLeft w:val="0"/>
              <w:marRight w:val="0"/>
              <w:marTop w:val="0"/>
              <w:marBottom w:val="0"/>
              <w:divBdr>
                <w:top w:val="none" w:sz="0" w:space="0" w:color="auto"/>
                <w:left w:val="none" w:sz="0" w:space="0" w:color="auto"/>
                <w:bottom w:val="none" w:sz="0" w:space="0" w:color="auto"/>
                <w:right w:val="none" w:sz="0" w:space="0" w:color="auto"/>
              </w:divBdr>
            </w:div>
            <w:div w:id="226917090">
              <w:marLeft w:val="0"/>
              <w:marRight w:val="0"/>
              <w:marTop w:val="0"/>
              <w:marBottom w:val="0"/>
              <w:divBdr>
                <w:top w:val="none" w:sz="0" w:space="0" w:color="auto"/>
                <w:left w:val="none" w:sz="0" w:space="0" w:color="auto"/>
                <w:bottom w:val="none" w:sz="0" w:space="0" w:color="auto"/>
                <w:right w:val="none" w:sz="0" w:space="0" w:color="auto"/>
              </w:divBdr>
            </w:div>
            <w:div w:id="1613174044">
              <w:marLeft w:val="0"/>
              <w:marRight w:val="0"/>
              <w:marTop w:val="0"/>
              <w:marBottom w:val="0"/>
              <w:divBdr>
                <w:top w:val="none" w:sz="0" w:space="0" w:color="auto"/>
                <w:left w:val="none" w:sz="0" w:space="0" w:color="auto"/>
                <w:bottom w:val="none" w:sz="0" w:space="0" w:color="auto"/>
                <w:right w:val="none" w:sz="0" w:space="0" w:color="auto"/>
              </w:divBdr>
            </w:div>
            <w:div w:id="1895919843">
              <w:marLeft w:val="0"/>
              <w:marRight w:val="0"/>
              <w:marTop w:val="0"/>
              <w:marBottom w:val="0"/>
              <w:divBdr>
                <w:top w:val="none" w:sz="0" w:space="0" w:color="auto"/>
                <w:left w:val="none" w:sz="0" w:space="0" w:color="auto"/>
                <w:bottom w:val="none" w:sz="0" w:space="0" w:color="auto"/>
                <w:right w:val="none" w:sz="0" w:space="0" w:color="auto"/>
              </w:divBdr>
            </w:div>
            <w:div w:id="1513033903">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118914185">
              <w:marLeft w:val="0"/>
              <w:marRight w:val="0"/>
              <w:marTop w:val="0"/>
              <w:marBottom w:val="0"/>
              <w:divBdr>
                <w:top w:val="none" w:sz="0" w:space="0" w:color="auto"/>
                <w:left w:val="none" w:sz="0" w:space="0" w:color="auto"/>
                <w:bottom w:val="none" w:sz="0" w:space="0" w:color="auto"/>
                <w:right w:val="none" w:sz="0" w:space="0" w:color="auto"/>
              </w:divBdr>
            </w:div>
            <w:div w:id="993486341">
              <w:marLeft w:val="0"/>
              <w:marRight w:val="0"/>
              <w:marTop w:val="0"/>
              <w:marBottom w:val="0"/>
              <w:divBdr>
                <w:top w:val="none" w:sz="0" w:space="0" w:color="auto"/>
                <w:left w:val="none" w:sz="0" w:space="0" w:color="auto"/>
                <w:bottom w:val="none" w:sz="0" w:space="0" w:color="auto"/>
                <w:right w:val="none" w:sz="0" w:space="0" w:color="auto"/>
              </w:divBdr>
            </w:div>
            <w:div w:id="1795057875">
              <w:marLeft w:val="0"/>
              <w:marRight w:val="0"/>
              <w:marTop w:val="0"/>
              <w:marBottom w:val="0"/>
              <w:divBdr>
                <w:top w:val="none" w:sz="0" w:space="0" w:color="auto"/>
                <w:left w:val="none" w:sz="0" w:space="0" w:color="auto"/>
                <w:bottom w:val="none" w:sz="0" w:space="0" w:color="auto"/>
                <w:right w:val="none" w:sz="0" w:space="0" w:color="auto"/>
              </w:divBdr>
            </w:div>
            <w:div w:id="105465072">
              <w:marLeft w:val="0"/>
              <w:marRight w:val="0"/>
              <w:marTop w:val="0"/>
              <w:marBottom w:val="0"/>
              <w:divBdr>
                <w:top w:val="none" w:sz="0" w:space="0" w:color="auto"/>
                <w:left w:val="none" w:sz="0" w:space="0" w:color="auto"/>
                <w:bottom w:val="none" w:sz="0" w:space="0" w:color="auto"/>
                <w:right w:val="none" w:sz="0" w:space="0" w:color="auto"/>
              </w:divBdr>
            </w:div>
            <w:div w:id="1345011454">
              <w:marLeft w:val="0"/>
              <w:marRight w:val="0"/>
              <w:marTop w:val="0"/>
              <w:marBottom w:val="0"/>
              <w:divBdr>
                <w:top w:val="none" w:sz="0" w:space="0" w:color="auto"/>
                <w:left w:val="none" w:sz="0" w:space="0" w:color="auto"/>
                <w:bottom w:val="none" w:sz="0" w:space="0" w:color="auto"/>
                <w:right w:val="none" w:sz="0" w:space="0" w:color="auto"/>
              </w:divBdr>
            </w:div>
            <w:div w:id="884563516">
              <w:marLeft w:val="0"/>
              <w:marRight w:val="0"/>
              <w:marTop w:val="0"/>
              <w:marBottom w:val="0"/>
              <w:divBdr>
                <w:top w:val="none" w:sz="0" w:space="0" w:color="auto"/>
                <w:left w:val="none" w:sz="0" w:space="0" w:color="auto"/>
                <w:bottom w:val="none" w:sz="0" w:space="0" w:color="auto"/>
                <w:right w:val="none" w:sz="0" w:space="0" w:color="auto"/>
              </w:divBdr>
            </w:div>
            <w:div w:id="1400789702">
              <w:marLeft w:val="0"/>
              <w:marRight w:val="0"/>
              <w:marTop w:val="0"/>
              <w:marBottom w:val="0"/>
              <w:divBdr>
                <w:top w:val="none" w:sz="0" w:space="0" w:color="auto"/>
                <w:left w:val="none" w:sz="0" w:space="0" w:color="auto"/>
                <w:bottom w:val="none" w:sz="0" w:space="0" w:color="auto"/>
                <w:right w:val="none" w:sz="0" w:space="0" w:color="auto"/>
              </w:divBdr>
            </w:div>
            <w:div w:id="46608338">
              <w:marLeft w:val="0"/>
              <w:marRight w:val="0"/>
              <w:marTop w:val="0"/>
              <w:marBottom w:val="0"/>
              <w:divBdr>
                <w:top w:val="none" w:sz="0" w:space="0" w:color="auto"/>
                <w:left w:val="none" w:sz="0" w:space="0" w:color="auto"/>
                <w:bottom w:val="none" w:sz="0" w:space="0" w:color="auto"/>
                <w:right w:val="none" w:sz="0" w:space="0" w:color="auto"/>
              </w:divBdr>
            </w:div>
            <w:div w:id="762385249">
              <w:marLeft w:val="0"/>
              <w:marRight w:val="0"/>
              <w:marTop w:val="0"/>
              <w:marBottom w:val="0"/>
              <w:divBdr>
                <w:top w:val="none" w:sz="0" w:space="0" w:color="auto"/>
                <w:left w:val="none" w:sz="0" w:space="0" w:color="auto"/>
                <w:bottom w:val="none" w:sz="0" w:space="0" w:color="auto"/>
                <w:right w:val="none" w:sz="0" w:space="0" w:color="auto"/>
              </w:divBdr>
            </w:div>
            <w:div w:id="1803497696">
              <w:marLeft w:val="0"/>
              <w:marRight w:val="0"/>
              <w:marTop w:val="0"/>
              <w:marBottom w:val="0"/>
              <w:divBdr>
                <w:top w:val="none" w:sz="0" w:space="0" w:color="auto"/>
                <w:left w:val="none" w:sz="0" w:space="0" w:color="auto"/>
                <w:bottom w:val="none" w:sz="0" w:space="0" w:color="auto"/>
                <w:right w:val="none" w:sz="0" w:space="0" w:color="auto"/>
              </w:divBdr>
            </w:div>
            <w:div w:id="324551258">
              <w:marLeft w:val="0"/>
              <w:marRight w:val="0"/>
              <w:marTop w:val="0"/>
              <w:marBottom w:val="0"/>
              <w:divBdr>
                <w:top w:val="none" w:sz="0" w:space="0" w:color="auto"/>
                <w:left w:val="none" w:sz="0" w:space="0" w:color="auto"/>
                <w:bottom w:val="none" w:sz="0" w:space="0" w:color="auto"/>
                <w:right w:val="none" w:sz="0" w:space="0" w:color="auto"/>
              </w:divBdr>
            </w:div>
            <w:div w:id="180121536">
              <w:marLeft w:val="0"/>
              <w:marRight w:val="0"/>
              <w:marTop w:val="0"/>
              <w:marBottom w:val="0"/>
              <w:divBdr>
                <w:top w:val="none" w:sz="0" w:space="0" w:color="auto"/>
                <w:left w:val="none" w:sz="0" w:space="0" w:color="auto"/>
                <w:bottom w:val="none" w:sz="0" w:space="0" w:color="auto"/>
                <w:right w:val="none" w:sz="0" w:space="0" w:color="auto"/>
              </w:divBdr>
            </w:div>
            <w:div w:id="1021199754">
              <w:marLeft w:val="0"/>
              <w:marRight w:val="0"/>
              <w:marTop w:val="0"/>
              <w:marBottom w:val="0"/>
              <w:divBdr>
                <w:top w:val="none" w:sz="0" w:space="0" w:color="auto"/>
                <w:left w:val="none" w:sz="0" w:space="0" w:color="auto"/>
                <w:bottom w:val="none" w:sz="0" w:space="0" w:color="auto"/>
                <w:right w:val="none" w:sz="0" w:space="0" w:color="auto"/>
              </w:divBdr>
            </w:div>
            <w:div w:id="1458569754">
              <w:marLeft w:val="0"/>
              <w:marRight w:val="0"/>
              <w:marTop w:val="0"/>
              <w:marBottom w:val="0"/>
              <w:divBdr>
                <w:top w:val="none" w:sz="0" w:space="0" w:color="auto"/>
                <w:left w:val="none" w:sz="0" w:space="0" w:color="auto"/>
                <w:bottom w:val="none" w:sz="0" w:space="0" w:color="auto"/>
                <w:right w:val="none" w:sz="0" w:space="0" w:color="auto"/>
              </w:divBdr>
            </w:div>
            <w:div w:id="528756598">
              <w:marLeft w:val="0"/>
              <w:marRight w:val="0"/>
              <w:marTop w:val="0"/>
              <w:marBottom w:val="0"/>
              <w:divBdr>
                <w:top w:val="none" w:sz="0" w:space="0" w:color="auto"/>
                <w:left w:val="none" w:sz="0" w:space="0" w:color="auto"/>
                <w:bottom w:val="none" w:sz="0" w:space="0" w:color="auto"/>
                <w:right w:val="none" w:sz="0" w:space="0" w:color="auto"/>
              </w:divBdr>
            </w:div>
            <w:div w:id="1566573129">
              <w:marLeft w:val="0"/>
              <w:marRight w:val="0"/>
              <w:marTop w:val="0"/>
              <w:marBottom w:val="0"/>
              <w:divBdr>
                <w:top w:val="none" w:sz="0" w:space="0" w:color="auto"/>
                <w:left w:val="none" w:sz="0" w:space="0" w:color="auto"/>
                <w:bottom w:val="none" w:sz="0" w:space="0" w:color="auto"/>
                <w:right w:val="none" w:sz="0" w:space="0" w:color="auto"/>
              </w:divBdr>
            </w:div>
            <w:div w:id="1006789004">
              <w:marLeft w:val="0"/>
              <w:marRight w:val="0"/>
              <w:marTop w:val="0"/>
              <w:marBottom w:val="0"/>
              <w:divBdr>
                <w:top w:val="none" w:sz="0" w:space="0" w:color="auto"/>
                <w:left w:val="none" w:sz="0" w:space="0" w:color="auto"/>
                <w:bottom w:val="none" w:sz="0" w:space="0" w:color="auto"/>
                <w:right w:val="none" w:sz="0" w:space="0" w:color="auto"/>
              </w:divBdr>
            </w:div>
            <w:div w:id="1577738470">
              <w:marLeft w:val="0"/>
              <w:marRight w:val="0"/>
              <w:marTop w:val="0"/>
              <w:marBottom w:val="0"/>
              <w:divBdr>
                <w:top w:val="none" w:sz="0" w:space="0" w:color="auto"/>
                <w:left w:val="none" w:sz="0" w:space="0" w:color="auto"/>
                <w:bottom w:val="none" w:sz="0" w:space="0" w:color="auto"/>
                <w:right w:val="none" w:sz="0" w:space="0" w:color="auto"/>
              </w:divBdr>
            </w:div>
            <w:div w:id="211498877">
              <w:marLeft w:val="0"/>
              <w:marRight w:val="0"/>
              <w:marTop w:val="0"/>
              <w:marBottom w:val="0"/>
              <w:divBdr>
                <w:top w:val="none" w:sz="0" w:space="0" w:color="auto"/>
                <w:left w:val="none" w:sz="0" w:space="0" w:color="auto"/>
                <w:bottom w:val="none" w:sz="0" w:space="0" w:color="auto"/>
                <w:right w:val="none" w:sz="0" w:space="0" w:color="auto"/>
              </w:divBdr>
            </w:div>
            <w:div w:id="1197617572">
              <w:marLeft w:val="0"/>
              <w:marRight w:val="0"/>
              <w:marTop w:val="0"/>
              <w:marBottom w:val="0"/>
              <w:divBdr>
                <w:top w:val="none" w:sz="0" w:space="0" w:color="auto"/>
                <w:left w:val="none" w:sz="0" w:space="0" w:color="auto"/>
                <w:bottom w:val="none" w:sz="0" w:space="0" w:color="auto"/>
                <w:right w:val="none" w:sz="0" w:space="0" w:color="auto"/>
              </w:divBdr>
            </w:div>
            <w:div w:id="1943149528">
              <w:marLeft w:val="0"/>
              <w:marRight w:val="0"/>
              <w:marTop w:val="0"/>
              <w:marBottom w:val="0"/>
              <w:divBdr>
                <w:top w:val="none" w:sz="0" w:space="0" w:color="auto"/>
                <w:left w:val="none" w:sz="0" w:space="0" w:color="auto"/>
                <w:bottom w:val="none" w:sz="0" w:space="0" w:color="auto"/>
                <w:right w:val="none" w:sz="0" w:space="0" w:color="auto"/>
              </w:divBdr>
            </w:div>
            <w:div w:id="1252281387">
              <w:marLeft w:val="0"/>
              <w:marRight w:val="0"/>
              <w:marTop w:val="0"/>
              <w:marBottom w:val="0"/>
              <w:divBdr>
                <w:top w:val="none" w:sz="0" w:space="0" w:color="auto"/>
                <w:left w:val="none" w:sz="0" w:space="0" w:color="auto"/>
                <w:bottom w:val="none" w:sz="0" w:space="0" w:color="auto"/>
                <w:right w:val="none" w:sz="0" w:space="0" w:color="auto"/>
              </w:divBdr>
            </w:div>
            <w:div w:id="983966407">
              <w:marLeft w:val="0"/>
              <w:marRight w:val="0"/>
              <w:marTop w:val="0"/>
              <w:marBottom w:val="0"/>
              <w:divBdr>
                <w:top w:val="none" w:sz="0" w:space="0" w:color="auto"/>
                <w:left w:val="none" w:sz="0" w:space="0" w:color="auto"/>
                <w:bottom w:val="none" w:sz="0" w:space="0" w:color="auto"/>
                <w:right w:val="none" w:sz="0" w:space="0" w:color="auto"/>
              </w:divBdr>
            </w:div>
            <w:div w:id="1273246195">
              <w:marLeft w:val="0"/>
              <w:marRight w:val="0"/>
              <w:marTop w:val="0"/>
              <w:marBottom w:val="0"/>
              <w:divBdr>
                <w:top w:val="none" w:sz="0" w:space="0" w:color="auto"/>
                <w:left w:val="none" w:sz="0" w:space="0" w:color="auto"/>
                <w:bottom w:val="none" w:sz="0" w:space="0" w:color="auto"/>
                <w:right w:val="none" w:sz="0" w:space="0" w:color="auto"/>
              </w:divBdr>
            </w:div>
            <w:div w:id="1237401485">
              <w:marLeft w:val="0"/>
              <w:marRight w:val="0"/>
              <w:marTop w:val="0"/>
              <w:marBottom w:val="0"/>
              <w:divBdr>
                <w:top w:val="none" w:sz="0" w:space="0" w:color="auto"/>
                <w:left w:val="none" w:sz="0" w:space="0" w:color="auto"/>
                <w:bottom w:val="none" w:sz="0" w:space="0" w:color="auto"/>
                <w:right w:val="none" w:sz="0" w:space="0" w:color="auto"/>
              </w:divBdr>
            </w:div>
            <w:div w:id="434985700">
              <w:marLeft w:val="0"/>
              <w:marRight w:val="0"/>
              <w:marTop w:val="0"/>
              <w:marBottom w:val="0"/>
              <w:divBdr>
                <w:top w:val="none" w:sz="0" w:space="0" w:color="auto"/>
                <w:left w:val="none" w:sz="0" w:space="0" w:color="auto"/>
                <w:bottom w:val="none" w:sz="0" w:space="0" w:color="auto"/>
                <w:right w:val="none" w:sz="0" w:space="0" w:color="auto"/>
              </w:divBdr>
            </w:div>
            <w:div w:id="190266919">
              <w:marLeft w:val="0"/>
              <w:marRight w:val="0"/>
              <w:marTop w:val="0"/>
              <w:marBottom w:val="0"/>
              <w:divBdr>
                <w:top w:val="none" w:sz="0" w:space="0" w:color="auto"/>
                <w:left w:val="none" w:sz="0" w:space="0" w:color="auto"/>
                <w:bottom w:val="none" w:sz="0" w:space="0" w:color="auto"/>
                <w:right w:val="none" w:sz="0" w:space="0" w:color="auto"/>
              </w:divBdr>
            </w:div>
            <w:div w:id="2041468103">
              <w:marLeft w:val="0"/>
              <w:marRight w:val="0"/>
              <w:marTop w:val="0"/>
              <w:marBottom w:val="0"/>
              <w:divBdr>
                <w:top w:val="none" w:sz="0" w:space="0" w:color="auto"/>
                <w:left w:val="none" w:sz="0" w:space="0" w:color="auto"/>
                <w:bottom w:val="none" w:sz="0" w:space="0" w:color="auto"/>
                <w:right w:val="none" w:sz="0" w:space="0" w:color="auto"/>
              </w:divBdr>
            </w:div>
            <w:div w:id="1880707129">
              <w:marLeft w:val="0"/>
              <w:marRight w:val="0"/>
              <w:marTop w:val="0"/>
              <w:marBottom w:val="0"/>
              <w:divBdr>
                <w:top w:val="none" w:sz="0" w:space="0" w:color="auto"/>
                <w:left w:val="none" w:sz="0" w:space="0" w:color="auto"/>
                <w:bottom w:val="none" w:sz="0" w:space="0" w:color="auto"/>
                <w:right w:val="none" w:sz="0" w:space="0" w:color="auto"/>
              </w:divBdr>
            </w:div>
            <w:div w:id="935359330">
              <w:marLeft w:val="0"/>
              <w:marRight w:val="0"/>
              <w:marTop w:val="0"/>
              <w:marBottom w:val="0"/>
              <w:divBdr>
                <w:top w:val="none" w:sz="0" w:space="0" w:color="auto"/>
                <w:left w:val="none" w:sz="0" w:space="0" w:color="auto"/>
                <w:bottom w:val="none" w:sz="0" w:space="0" w:color="auto"/>
                <w:right w:val="none" w:sz="0" w:space="0" w:color="auto"/>
              </w:divBdr>
            </w:div>
            <w:div w:id="807280234">
              <w:marLeft w:val="0"/>
              <w:marRight w:val="0"/>
              <w:marTop w:val="0"/>
              <w:marBottom w:val="0"/>
              <w:divBdr>
                <w:top w:val="none" w:sz="0" w:space="0" w:color="auto"/>
                <w:left w:val="none" w:sz="0" w:space="0" w:color="auto"/>
                <w:bottom w:val="none" w:sz="0" w:space="0" w:color="auto"/>
                <w:right w:val="none" w:sz="0" w:space="0" w:color="auto"/>
              </w:divBdr>
            </w:div>
            <w:div w:id="1609117822">
              <w:marLeft w:val="0"/>
              <w:marRight w:val="0"/>
              <w:marTop w:val="0"/>
              <w:marBottom w:val="0"/>
              <w:divBdr>
                <w:top w:val="none" w:sz="0" w:space="0" w:color="auto"/>
                <w:left w:val="none" w:sz="0" w:space="0" w:color="auto"/>
                <w:bottom w:val="none" w:sz="0" w:space="0" w:color="auto"/>
                <w:right w:val="none" w:sz="0" w:space="0" w:color="auto"/>
              </w:divBdr>
            </w:div>
            <w:div w:id="2003966283">
              <w:marLeft w:val="0"/>
              <w:marRight w:val="0"/>
              <w:marTop w:val="0"/>
              <w:marBottom w:val="0"/>
              <w:divBdr>
                <w:top w:val="none" w:sz="0" w:space="0" w:color="auto"/>
                <w:left w:val="none" w:sz="0" w:space="0" w:color="auto"/>
                <w:bottom w:val="none" w:sz="0" w:space="0" w:color="auto"/>
                <w:right w:val="none" w:sz="0" w:space="0" w:color="auto"/>
              </w:divBdr>
            </w:div>
            <w:div w:id="1637251430">
              <w:marLeft w:val="0"/>
              <w:marRight w:val="0"/>
              <w:marTop w:val="0"/>
              <w:marBottom w:val="0"/>
              <w:divBdr>
                <w:top w:val="none" w:sz="0" w:space="0" w:color="auto"/>
                <w:left w:val="none" w:sz="0" w:space="0" w:color="auto"/>
                <w:bottom w:val="none" w:sz="0" w:space="0" w:color="auto"/>
                <w:right w:val="none" w:sz="0" w:space="0" w:color="auto"/>
              </w:divBdr>
            </w:div>
            <w:div w:id="1590579217">
              <w:marLeft w:val="0"/>
              <w:marRight w:val="0"/>
              <w:marTop w:val="0"/>
              <w:marBottom w:val="0"/>
              <w:divBdr>
                <w:top w:val="none" w:sz="0" w:space="0" w:color="auto"/>
                <w:left w:val="none" w:sz="0" w:space="0" w:color="auto"/>
                <w:bottom w:val="none" w:sz="0" w:space="0" w:color="auto"/>
                <w:right w:val="none" w:sz="0" w:space="0" w:color="auto"/>
              </w:divBdr>
            </w:div>
            <w:div w:id="745299991">
              <w:marLeft w:val="0"/>
              <w:marRight w:val="0"/>
              <w:marTop w:val="0"/>
              <w:marBottom w:val="0"/>
              <w:divBdr>
                <w:top w:val="none" w:sz="0" w:space="0" w:color="auto"/>
                <w:left w:val="none" w:sz="0" w:space="0" w:color="auto"/>
                <w:bottom w:val="none" w:sz="0" w:space="0" w:color="auto"/>
                <w:right w:val="none" w:sz="0" w:space="0" w:color="auto"/>
              </w:divBdr>
            </w:div>
            <w:div w:id="1951275682">
              <w:marLeft w:val="0"/>
              <w:marRight w:val="0"/>
              <w:marTop w:val="0"/>
              <w:marBottom w:val="0"/>
              <w:divBdr>
                <w:top w:val="none" w:sz="0" w:space="0" w:color="auto"/>
                <w:left w:val="none" w:sz="0" w:space="0" w:color="auto"/>
                <w:bottom w:val="none" w:sz="0" w:space="0" w:color="auto"/>
                <w:right w:val="none" w:sz="0" w:space="0" w:color="auto"/>
              </w:divBdr>
            </w:div>
            <w:div w:id="1365473817">
              <w:marLeft w:val="0"/>
              <w:marRight w:val="0"/>
              <w:marTop w:val="0"/>
              <w:marBottom w:val="0"/>
              <w:divBdr>
                <w:top w:val="none" w:sz="0" w:space="0" w:color="auto"/>
                <w:left w:val="none" w:sz="0" w:space="0" w:color="auto"/>
                <w:bottom w:val="none" w:sz="0" w:space="0" w:color="auto"/>
                <w:right w:val="none" w:sz="0" w:space="0" w:color="auto"/>
              </w:divBdr>
            </w:div>
            <w:div w:id="1313371534">
              <w:marLeft w:val="0"/>
              <w:marRight w:val="0"/>
              <w:marTop w:val="0"/>
              <w:marBottom w:val="0"/>
              <w:divBdr>
                <w:top w:val="none" w:sz="0" w:space="0" w:color="auto"/>
                <w:left w:val="none" w:sz="0" w:space="0" w:color="auto"/>
                <w:bottom w:val="none" w:sz="0" w:space="0" w:color="auto"/>
                <w:right w:val="none" w:sz="0" w:space="0" w:color="auto"/>
              </w:divBdr>
            </w:div>
            <w:div w:id="1727532412">
              <w:marLeft w:val="0"/>
              <w:marRight w:val="0"/>
              <w:marTop w:val="0"/>
              <w:marBottom w:val="0"/>
              <w:divBdr>
                <w:top w:val="none" w:sz="0" w:space="0" w:color="auto"/>
                <w:left w:val="none" w:sz="0" w:space="0" w:color="auto"/>
                <w:bottom w:val="none" w:sz="0" w:space="0" w:color="auto"/>
                <w:right w:val="none" w:sz="0" w:space="0" w:color="auto"/>
              </w:divBdr>
            </w:div>
            <w:div w:id="1498769821">
              <w:marLeft w:val="0"/>
              <w:marRight w:val="0"/>
              <w:marTop w:val="0"/>
              <w:marBottom w:val="0"/>
              <w:divBdr>
                <w:top w:val="none" w:sz="0" w:space="0" w:color="auto"/>
                <w:left w:val="none" w:sz="0" w:space="0" w:color="auto"/>
                <w:bottom w:val="none" w:sz="0" w:space="0" w:color="auto"/>
                <w:right w:val="none" w:sz="0" w:space="0" w:color="auto"/>
              </w:divBdr>
            </w:div>
            <w:div w:id="1594625730">
              <w:marLeft w:val="0"/>
              <w:marRight w:val="0"/>
              <w:marTop w:val="0"/>
              <w:marBottom w:val="0"/>
              <w:divBdr>
                <w:top w:val="none" w:sz="0" w:space="0" w:color="auto"/>
                <w:left w:val="none" w:sz="0" w:space="0" w:color="auto"/>
                <w:bottom w:val="none" w:sz="0" w:space="0" w:color="auto"/>
                <w:right w:val="none" w:sz="0" w:space="0" w:color="auto"/>
              </w:divBdr>
            </w:div>
            <w:div w:id="1195532148">
              <w:marLeft w:val="0"/>
              <w:marRight w:val="0"/>
              <w:marTop w:val="0"/>
              <w:marBottom w:val="0"/>
              <w:divBdr>
                <w:top w:val="none" w:sz="0" w:space="0" w:color="auto"/>
                <w:left w:val="none" w:sz="0" w:space="0" w:color="auto"/>
                <w:bottom w:val="none" w:sz="0" w:space="0" w:color="auto"/>
                <w:right w:val="none" w:sz="0" w:space="0" w:color="auto"/>
              </w:divBdr>
            </w:div>
            <w:div w:id="291718288">
              <w:marLeft w:val="0"/>
              <w:marRight w:val="0"/>
              <w:marTop w:val="0"/>
              <w:marBottom w:val="0"/>
              <w:divBdr>
                <w:top w:val="none" w:sz="0" w:space="0" w:color="auto"/>
                <w:left w:val="none" w:sz="0" w:space="0" w:color="auto"/>
                <w:bottom w:val="none" w:sz="0" w:space="0" w:color="auto"/>
                <w:right w:val="none" w:sz="0" w:space="0" w:color="auto"/>
              </w:divBdr>
            </w:div>
            <w:div w:id="1616911431">
              <w:marLeft w:val="0"/>
              <w:marRight w:val="0"/>
              <w:marTop w:val="0"/>
              <w:marBottom w:val="0"/>
              <w:divBdr>
                <w:top w:val="none" w:sz="0" w:space="0" w:color="auto"/>
                <w:left w:val="none" w:sz="0" w:space="0" w:color="auto"/>
                <w:bottom w:val="none" w:sz="0" w:space="0" w:color="auto"/>
                <w:right w:val="none" w:sz="0" w:space="0" w:color="auto"/>
              </w:divBdr>
            </w:div>
            <w:div w:id="1676033263">
              <w:marLeft w:val="0"/>
              <w:marRight w:val="0"/>
              <w:marTop w:val="0"/>
              <w:marBottom w:val="0"/>
              <w:divBdr>
                <w:top w:val="none" w:sz="0" w:space="0" w:color="auto"/>
                <w:left w:val="none" w:sz="0" w:space="0" w:color="auto"/>
                <w:bottom w:val="none" w:sz="0" w:space="0" w:color="auto"/>
                <w:right w:val="none" w:sz="0" w:space="0" w:color="auto"/>
              </w:divBdr>
            </w:div>
            <w:div w:id="614555365">
              <w:marLeft w:val="0"/>
              <w:marRight w:val="0"/>
              <w:marTop w:val="0"/>
              <w:marBottom w:val="0"/>
              <w:divBdr>
                <w:top w:val="none" w:sz="0" w:space="0" w:color="auto"/>
                <w:left w:val="none" w:sz="0" w:space="0" w:color="auto"/>
                <w:bottom w:val="none" w:sz="0" w:space="0" w:color="auto"/>
                <w:right w:val="none" w:sz="0" w:space="0" w:color="auto"/>
              </w:divBdr>
            </w:div>
            <w:div w:id="322708364">
              <w:marLeft w:val="0"/>
              <w:marRight w:val="0"/>
              <w:marTop w:val="0"/>
              <w:marBottom w:val="0"/>
              <w:divBdr>
                <w:top w:val="none" w:sz="0" w:space="0" w:color="auto"/>
                <w:left w:val="none" w:sz="0" w:space="0" w:color="auto"/>
                <w:bottom w:val="none" w:sz="0" w:space="0" w:color="auto"/>
                <w:right w:val="none" w:sz="0" w:space="0" w:color="auto"/>
              </w:divBdr>
            </w:div>
            <w:div w:id="955017567">
              <w:marLeft w:val="0"/>
              <w:marRight w:val="0"/>
              <w:marTop w:val="0"/>
              <w:marBottom w:val="0"/>
              <w:divBdr>
                <w:top w:val="none" w:sz="0" w:space="0" w:color="auto"/>
                <w:left w:val="none" w:sz="0" w:space="0" w:color="auto"/>
                <w:bottom w:val="none" w:sz="0" w:space="0" w:color="auto"/>
                <w:right w:val="none" w:sz="0" w:space="0" w:color="auto"/>
              </w:divBdr>
            </w:div>
            <w:div w:id="2121760187">
              <w:marLeft w:val="0"/>
              <w:marRight w:val="0"/>
              <w:marTop w:val="0"/>
              <w:marBottom w:val="0"/>
              <w:divBdr>
                <w:top w:val="none" w:sz="0" w:space="0" w:color="auto"/>
                <w:left w:val="none" w:sz="0" w:space="0" w:color="auto"/>
                <w:bottom w:val="none" w:sz="0" w:space="0" w:color="auto"/>
                <w:right w:val="none" w:sz="0" w:space="0" w:color="auto"/>
              </w:divBdr>
            </w:div>
            <w:div w:id="304969995">
              <w:marLeft w:val="0"/>
              <w:marRight w:val="0"/>
              <w:marTop w:val="0"/>
              <w:marBottom w:val="0"/>
              <w:divBdr>
                <w:top w:val="none" w:sz="0" w:space="0" w:color="auto"/>
                <w:left w:val="none" w:sz="0" w:space="0" w:color="auto"/>
                <w:bottom w:val="none" w:sz="0" w:space="0" w:color="auto"/>
                <w:right w:val="none" w:sz="0" w:space="0" w:color="auto"/>
              </w:divBdr>
            </w:div>
            <w:div w:id="1052924199">
              <w:marLeft w:val="0"/>
              <w:marRight w:val="0"/>
              <w:marTop w:val="0"/>
              <w:marBottom w:val="0"/>
              <w:divBdr>
                <w:top w:val="none" w:sz="0" w:space="0" w:color="auto"/>
                <w:left w:val="none" w:sz="0" w:space="0" w:color="auto"/>
                <w:bottom w:val="none" w:sz="0" w:space="0" w:color="auto"/>
                <w:right w:val="none" w:sz="0" w:space="0" w:color="auto"/>
              </w:divBdr>
            </w:div>
            <w:div w:id="1260598122">
              <w:marLeft w:val="0"/>
              <w:marRight w:val="0"/>
              <w:marTop w:val="0"/>
              <w:marBottom w:val="0"/>
              <w:divBdr>
                <w:top w:val="none" w:sz="0" w:space="0" w:color="auto"/>
                <w:left w:val="none" w:sz="0" w:space="0" w:color="auto"/>
                <w:bottom w:val="none" w:sz="0" w:space="0" w:color="auto"/>
                <w:right w:val="none" w:sz="0" w:space="0" w:color="auto"/>
              </w:divBdr>
            </w:div>
            <w:div w:id="2044011989">
              <w:marLeft w:val="0"/>
              <w:marRight w:val="0"/>
              <w:marTop w:val="0"/>
              <w:marBottom w:val="0"/>
              <w:divBdr>
                <w:top w:val="none" w:sz="0" w:space="0" w:color="auto"/>
                <w:left w:val="none" w:sz="0" w:space="0" w:color="auto"/>
                <w:bottom w:val="none" w:sz="0" w:space="0" w:color="auto"/>
                <w:right w:val="none" w:sz="0" w:space="0" w:color="auto"/>
              </w:divBdr>
            </w:div>
            <w:div w:id="1786996116">
              <w:marLeft w:val="0"/>
              <w:marRight w:val="0"/>
              <w:marTop w:val="0"/>
              <w:marBottom w:val="0"/>
              <w:divBdr>
                <w:top w:val="none" w:sz="0" w:space="0" w:color="auto"/>
                <w:left w:val="none" w:sz="0" w:space="0" w:color="auto"/>
                <w:bottom w:val="none" w:sz="0" w:space="0" w:color="auto"/>
                <w:right w:val="none" w:sz="0" w:space="0" w:color="auto"/>
              </w:divBdr>
            </w:div>
            <w:div w:id="364478277">
              <w:marLeft w:val="0"/>
              <w:marRight w:val="0"/>
              <w:marTop w:val="0"/>
              <w:marBottom w:val="0"/>
              <w:divBdr>
                <w:top w:val="none" w:sz="0" w:space="0" w:color="auto"/>
                <w:left w:val="none" w:sz="0" w:space="0" w:color="auto"/>
                <w:bottom w:val="none" w:sz="0" w:space="0" w:color="auto"/>
                <w:right w:val="none" w:sz="0" w:space="0" w:color="auto"/>
              </w:divBdr>
            </w:div>
            <w:div w:id="612902467">
              <w:marLeft w:val="0"/>
              <w:marRight w:val="0"/>
              <w:marTop w:val="0"/>
              <w:marBottom w:val="0"/>
              <w:divBdr>
                <w:top w:val="none" w:sz="0" w:space="0" w:color="auto"/>
                <w:left w:val="none" w:sz="0" w:space="0" w:color="auto"/>
                <w:bottom w:val="none" w:sz="0" w:space="0" w:color="auto"/>
                <w:right w:val="none" w:sz="0" w:space="0" w:color="auto"/>
              </w:divBdr>
            </w:div>
            <w:div w:id="1520583355">
              <w:marLeft w:val="0"/>
              <w:marRight w:val="0"/>
              <w:marTop w:val="0"/>
              <w:marBottom w:val="0"/>
              <w:divBdr>
                <w:top w:val="none" w:sz="0" w:space="0" w:color="auto"/>
                <w:left w:val="none" w:sz="0" w:space="0" w:color="auto"/>
                <w:bottom w:val="none" w:sz="0" w:space="0" w:color="auto"/>
                <w:right w:val="none" w:sz="0" w:space="0" w:color="auto"/>
              </w:divBdr>
            </w:div>
            <w:div w:id="767585064">
              <w:marLeft w:val="0"/>
              <w:marRight w:val="0"/>
              <w:marTop w:val="0"/>
              <w:marBottom w:val="0"/>
              <w:divBdr>
                <w:top w:val="none" w:sz="0" w:space="0" w:color="auto"/>
                <w:left w:val="none" w:sz="0" w:space="0" w:color="auto"/>
                <w:bottom w:val="none" w:sz="0" w:space="0" w:color="auto"/>
                <w:right w:val="none" w:sz="0" w:space="0" w:color="auto"/>
              </w:divBdr>
            </w:div>
            <w:div w:id="2078235637">
              <w:marLeft w:val="0"/>
              <w:marRight w:val="0"/>
              <w:marTop w:val="0"/>
              <w:marBottom w:val="0"/>
              <w:divBdr>
                <w:top w:val="none" w:sz="0" w:space="0" w:color="auto"/>
                <w:left w:val="none" w:sz="0" w:space="0" w:color="auto"/>
                <w:bottom w:val="none" w:sz="0" w:space="0" w:color="auto"/>
                <w:right w:val="none" w:sz="0" w:space="0" w:color="auto"/>
              </w:divBdr>
            </w:div>
            <w:div w:id="2079015283">
              <w:marLeft w:val="0"/>
              <w:marRight w:val="0"/>
              <w:marTop w:val="0"/>
              <w:marBottom w:val="0"/>
              <w:divBdr>
                <w:top w:val="none" w:sz="0" w:space="0" w:color="auto"/>
                <w:left w:val="none" w:sz="0" w:space="0" w:color="auto"/>
                <w:bottom w:val="none" w:sz="0" w:space="0" w:color="auto"/>
                <w:right w:val="none" w:sz="0" w:space="0" w:color="auto"/>
              </w:divBdr>
            </w:div>
            <w:div w:id="1661621009">
              <w:marLeft w:val="0"/>
              <w:marRight w:val="0"/>
              <w:marTop w:val="0"/>
              <w:marBottom w:val="0"/>
              <w:divBdr>
                <w:top w:val="none" w:sz="0" w:space="0" w:color="auto"/>
                <w:left w:val="none" w:sz="0" w:space="0" w:color="auto"/>
                <w:bottom w:val="none" w:sz="0" w:space="0" w:color="auto"/>
                <w:right w:val="none" w:sz="0" w:space="0" w:color="auto"/>
              </w:divBdr>
            </w:div>
            <w:div w:id="1311792429">
              <w:marLeft w:val="0"/>
              <w:marRight w:val="0"/>
              <w:marTop w:val="0"/>
              <w:marBottom w:val="0"/>
              <w:divBdr>
                <w:top w:val="none" w:sz="0" w:space="0" w:color="auto"/>
                <w:left w:val="none" w:sz="0" w:space="0" w:color="auto"/>
                <w:bottom w:val="none" w:sz="0" w:space="0" w:color="auto"/>
                <w:right w:val="none" w:sz="0" w:space="0" w:color="auto"/>
              </w:divBdr>
            </w:div>
            <w:div w:id="565799616">
              <w:marLeft w:val="0"/>
              <w:marRight w:val="0"/>
              <w:marTop w:val="0"/>
              <w:marBottom w:val="0"/>
              <w:divBdr>
                <w:top w:val="none" w:sz="0" w:space="0" w:color="auto"/>
                <w:left w:val="none" w:sz="0" w:space="0" w:color="auto"/>
                <w:bottom w:val="none" w:sz="0" w:space="0" w:color="auto"/>
                <w:right w:val="none" w:sz="0" w:space="0" w:color="auto"/>
              </w:divBdr>
            </w:div>
            <w:div w:id="2019893101">
              <w:marLeft w:val="0"/>
              <w:marRight w:val="0"/>
              <w:marTop w:val="0"/>
              <w:marBottom w:val="0"/>
              <w:divBdr>
                <w:top w:val="none" w:sz="0" w:space="0" w:color="auto"/>
                <w:left w:val="none" w:sz="0" w:space="0" w:color="auto"/>
                <w:bottom w:val="none" w:sz="0" w:space="0" w:color="auto"/>
                <w:right w:val="none" w:sz="0" w:space="0" w:color="auto"/>
              </w:divBdr>
            </w:div>
            <w:div w:id="381096595">
              <w:marLeft w:val="0"/>
              <w:marRight w:val="0"/>
              <w:marTop w:val="0"/>
              <w:marBottom w:val="0"/>
              <w:divBdr>
                <w:top w:val="none" w:sz="0" w:space="0" w:color="auto"/>
                <w:left w:val="none" w:sz="0" w:space="0" w:color="auto"/>
                <w:bottom w:val="none" w:sz="0" w:space="0" w:color="auto"/>
                <w:right w:val="none" w:sz="0" w:space="0" w:color="auto"/>
              </w:divBdr>
            </w:div>
            <w:div w:id="406852229">
              <w:marLeft w:val="0"/>
              <w:marRight w:val="0"/>
              <w:marTop w:val="0"/>
              <w:marBottom w:val="0"/>
              <w:divBdr>
                <w:top w:val="none" w:sz="0" w:space="0" w:color="auto"/>
                <w:left w:val="none" w:sz="0" w:space="0" w:color="auto"/>
                <w:bottom w:val="none" w:sz="0" w:space="0" w:color="auto"/>
                <w:right w:val="none" w:sz="0" w:space="0" w:color="auto"/>
              </w:divBdr>
            </w:div>
            <w:div w:id="2087024322">
              <w:marLeft w:val="0"/>
              <w:marRight w:val="0"/>
              <w:marTop w:val="0"/>
              <w:marBottom w:val="0"/>
              <w:divBdr>
                <w:top w:val="none" w:sz="0" w:space="0" w:color="auto"/>
                <w:left w:val="none" w:sz="0" w:space="0" w:color="auto"/>
                <w:bottom w:val="none" w:sz="0" w:space="0" w:color="auto"/>
                <w:right w:val="none" w:sz="0" w:space="0" w:color="auto"/>
              </w:divBdr>
            </w:div>
            <w:div w:id="621964635">
              <w:marLeft w:val="0"/>
              <w:marRight w:val="0"/>
              <w:marTop w:val="0"/>
              <w:marBottom w:val="0"/>
              <w:divBdr>
                <w:top w:val="none" w:sz="0" w:space="0" w:color="auto"/>
                <w:left w:val="none" w:sz="0" w:space="0" w:color="auto"/>
                <w:bottom w:val="none" w:sz="0" w:space="0" w:color="auto"/>
                <w:right w:val="none" w:sz="0" w:space="0" w:color="auto"/>
              </w:divBdr>
            </w:div>
            <w:div w:id="1606690748">
              <w:marLeft w:val="0"/>
              <w:marRight w:val="0"/>
              <w:marTop w:val="0"/>
              <w:marBottom w:val="0"/>
              <w:divBdr>
                <w:top w:val="none" w:sz="0" w:space="0" w:color="auto"/>
                <w:left w:val="none" w:sz="0" w:space="0" w:color="auto"/>
                <w:bottom w:val="none" w:sz="0" w:space="0" w:color="auto"/>
                <w:right w:val="none" w:sz="0" w:space="0" w:color="auto"/>
              </w:divBdr>
            </w:div>
            <w:div w:id="1932275416">
              <w:marLeft w:val="0"/>
              <w:marRight w:val="0"/>
              <w:marTop w:val="0"/>
              <w:marBottom w:val="0"/>
              <w:divBdr>
                <w:top w:val="none" w:sz="0" w:space="0" w:color="auto"/>
                <w:left w:val="none" w:sz="0" w:space="0" w:color="auto"/>
                <w:bottom w:val="none" w:sz="0" w:space="0" w:color="auto"/>
                <w:right w:val="none" w:sz="0" w:space="0" w:color="auto"/>
              </w:divBdr>
            </w:div>
            <w:div w:id="589318995">
              <w:marLeft w:val="0"/>
              <w:marRight w:val="0"/>
              <w:marTop w:val="0"/>
              <w:marBottom w:val="0"/>
              <w:divBdr>
                <w:top w:val="none" w:sz="0" w:space="0" w:color="auto"/>
                <w:left w:val="none" w:sz="0" w:space="0" w:color="auto"/>
                <w:bottom w:val="none" w:sz="0" w:space="0" w:color="auto"/>
                <w:right w:val="none" w:sz="0" w:space="0" w:color="auto"/>
              </w:divBdr>
            </w:div>
            <w:div w:id="1497301189">
              <w:marLeft w:val="0"/>
              <w:marRight w:val="0"/>
              <w:marTop w:val="0"/>
              <w:marBottom w:val="0"/>
              <w:divBdr>
                <w:top w:val="none" w:sz="0" w:space="0" w:color="auto"/>
                <w:left w:val="none" w:sz="0" w:space="0" w:color="auto"/>
                <w:bottom w:val="none" w:sz="0" w:space="0" w:color="auto"/>
                <w:right w:val="none" w:sz="0" w:space="0" w:color="auto"/>
              </w:divBdr>
            </w:div>
            <w:div w:id="143620115">
              <w:marLeft w:val="0"/>
              <w:marRight w:val="0"/>
              <w:marTop w:val="0"/>
              <w:marBottom w:val="0"/>
              <w:divBdr>
                <w:top w:val="none" w:sz="0" w:space="0" w:color="auto"/>
                <w:left w:val="none" w:sz="0" w:space="0" w:color="auto"/>
                <w:bottom w:val="none" w:sz="0" w:space="0" w:color="auto"/>
                <w:right w:val="none" w:sz="0" w:space="0" w:color="auto"/>
              </w:divBdr>
            </w:div>
            <w:div w:id="489947475">
              <w:marLeft w:val="0"/>
              <w:marRight w:val="0"/>
              <w:marTop w:val="0"/>
              <w:marBottom w:val="0"/>
              <w:divBdr>
                <w:top w:val="none" w:sz="0" w:space="0" w:color="auto"/>
                <w:left w:val="none" w:sz="0" w:space="0" w:color="auto"/>
                <w:bottom w:val="none" w:sz="0" w:space="0" w:color="auto"/>
                <w:right w:val="none" w:sz="0" w:space="0" w:color="auto"/>
              </w:divBdr>
            </w:div>
            <w:div w:id="1492987244">
              <w:marLeft w:val="0"/>
              <w:marRight w:val="0"/>
              <w:marTop w:val="0"/>
              <w:marBottom w:val="0"/>
              <w:divBdr>
                <w:top w:val="none" w:sz="0" w:space="0" w:color="auto"/>
                <w:left w:val="none" w:sz="0" w:space="0" w:color="auto"/>
                <w:bottom w:val="none" w:sz="0" w:space="0" w:color="auto"/>
                <w:right w:val="none" w:sz="0" w:space="0" w:color="auto"/>
              </w:divBdr>
            </w:div>
            <w:div w:id="791050697">
              <w:marLeft w:val="0"/>
              <w:marRight w:val="0"/>
              <w:marTop w:val="0"/>
              <w:marBottom w:val="0"/>
              <w:divBdr>
                <w:top w:val="none" w:sz="0" w:space="0" w:color="auto"/>
                <w:left w:val="none" w:sz="0" w:space="0" w:color="auto"/>
                <w:bottom w:val="none" w:sz="0" w:space="0" w:color="auto"/>
                <w:right w:val="none" w:sz="0" w:space="0" w:color="auto"/>
              </w:divBdr>
            </w:div>
            <w:div w:id="1013921931">
              <w:marLeft w:val="0"/>
              <w:marRight w:val="0"/>
              <w:marTop w:val="0"/>
              <w:marBottom w:val="0"/>
              <w:divBdr>
                <w:top w:val="none" w:sz="0" w:space="0" w:color="auto"/>
                <w:left w:val="none" w:sz="0" w:space="0" w:color="auto"/>
                <w:bottom w:val="none" w:sz="0" w:space="0" w:color="auto"/>
                <w:right w:val="none" w:sz="0" w:space="0" w:color="auto"/>
              </w:divBdr>
            </w:div>
            <w:div w:id="1432630687">
              <w:marLeft w:val="0"/>
              <w:marRight w:val="0"/>
              <w:marTop w:val="0"/>
              <w:marBottom w:val="0"/>
              <w:divBdr>
                <w:top w:val="none" w:sz="0" w:space="0" w:color="auto"/>
                <w:left w:val="none" w:sz="0" w:space="0" w:color="auto"/>
                <w:bottom w:val="none" w:sz="0" w:space="0" w:color="auto"/>
                <w:right w:val="none" w:sz="0" w:space="0" w:color="auto"/>
              </w:divBdr>
            </w:div>
            <w:div w:id="515851745">
              <w:marLeft w:val="0"/>
              <w:marRight w:val="0"/>
              <w:marTop w:val="0"/>
              <w:marBottom w:val="0"/>
              <w:divBdr>
                <w:top w:val="none" w:sz="0" w:space="0" w:color="auto"/>
                <w:left w:val="none" w:sz="0" w:space="0" w:color="auto"/>
                <w:bottom w:val="none" w:sz="0" w:space="0" w:color="auto"/>
                <w:right w:val="none" w:sz="0" w:space="0" w:color="auto"/>
              </w:divBdr>
            </w:div>
            <w:div w:id="1787963884">
              <w:marLeft w:val="0"/>
              <w:marRight w:val="0"/>
              <w:marTop w:val="0"/>
              <w:marBottom w:val="0"/>
              <w:divBdr>
                <w:top w:val="none" w:sz="0" w:space="0" w:color="auto"/>
                <w:left w:val="none" w:sz="0" w:space="0" w:color="auto"/>
                <w:bottom w:val="none" w:sz="0" w:space="0" w:color="auto"/>
                <w:right w:val="none" w:sz="0" w:space="0" w:color="auto"/>
              </w:divBdr>
            </w:div>
            <w:div w:id="1211696378">
              <w:marLeft w:val="0"/>
              <w:marRight w:val="0"/>
              <w:marTop w:val="0"/>
              <w:marBottom w:val="0"/>
              <w:divBdr>
                <w:top w:val="none" w:sz="0" w:space="0" w:color="auto"/>
                <w:left w:val="none" w:sz="0" w:space="0" w:color="auto"/>
                <w:bottom w:val="none" w:sz="0" w:space="0" w:color="auto"/>
                <w:right w:val="none" w:sz="0" w:space="0" w:color="auto"/>
              </w:divBdr>
            </w:div>
            <w:div w:id="1922643985">
              <w:marLeft w:val="0"/>
              <w:marRight w:val="0"/>
              <w:marTop w:val="0"/>
              <w:marBottom w:val="0"/>
              <w:divBdr>
                <w:top w:val="none" w:sz="0" w:space="0" w:color="auto"/>
                <w:left w:val="none" w:sz="0" w:space="0" w:color="auto"/>
                <w:bottom w:val="none" w:sz="0" w:space="0" w:color="auto"/>
                <w:right w:val="none" w:sz="0" w:space="0" w:color="auto"/>
              </w:divBdr>
            </w:div>
            <w:div w:id="99569625">
              <w:marLeft w:val="0"/>
              <w:marRight w:val="0"/>
              <w:marTop w:val="0"/>
              <w:marBottom w:val="0"/>
              <w:divBdr>
                <w:top w:val="none" w:sz="0" w:space="0" w:color="auto"/>
                <w:left w:val="none" w:sz="0" w:space="0" w:color="auto"/>
                <w:bottom w:val="none" w:sz="0" w:space="0" w:color="auto"/>
                <w:right w:val="none" w:sz="0" w:space="0" w:color="auto"/>
              </w:divBdr>
            </w:div>
            <w:div w:id="1696348183">
              <w:marLeft w:val="0"/>
              <w:marRight w:val="0"/>
              <w:marTop w:val="0"/>
              <w:marBottom w:val="0"/>
              <w:divBdr>
                <w:top w:val="none" w:sz="0" w:space="0" w:color="auto"/>
                <w:left w:val="none" w:sz="0" w:space="0" w:color="auto"/>
                <w:bottom w:val="none" w:sz="0" w:space="0" w:color="auto"/>
                <w:right w:val="none" w:sz="0" w:space="0" w:color="auto"/>
              </w:divBdr>
            </w:div>
            <w:div w:id="1389303683">
              <w:marLeft w:val="0"/>
              <w:marRight w:val="0"/>
              <w:marTop w:val="0"/>
              <w:marBottom w:val="0"/>
              <w:divBdr>
                <w:top w:val="none" w:sz="0" w:space="0" w:color="auto"/>
                <w:left w:val="none" w:sz="0" w:space="0" w:color="auto"/>
                <w:bottom w:val="none" w:sz="0" w:space="0" w:color="auto"/>
                <w:right w:val="none" w:sz="0" w:space="0" w:color="auto"/>
              </w:divBdr>
            </w:div>
            <w:div w:id="261643919">
              <w:marLeft w:val="0"/>
              <w:marRight w:val="0"/>
              <w:marTop w:val="0"/>
              <w:marBottom w:val="0"/>
              <w:divBdr>
                <w:top w:val="none" w:sz="0" w:space="0" w:color="auto"/>
                <w:left w:val="none" w:sz="0" w:space="0" w:color="auto"/>
                <w:bottom w:val="none" w:sz="0" w:space="0" w:color="auto"/>
                <w:right w:val="none" w:sz="0" w:space="0" w:color="auto"/>
              </w:divBdr>
            </w:div>
            <w:div w:id="946350917">
              <w:marLeft w:val="0"/>
              <w:marRight w:val="0"/>
              <w:marTop w:val="0"/>
              <w:marBottom w:val="0"/>
              <w:divBdr>
                <w:top w:val="none" w:sz="0" w:space="0" w:color="auto"/>
                <w:left w:val="none" w:sz="0" w:space="0" w:color="auto"/>
                <w:bottom w:val="none" w:sz="0" w:space="0" w:color="auto"/>
                <w:right w:val="none" w:sz="0" w:space="0" w:color="auto"/>
              </w:divBdr>
            </w:div>
            <w:div w:id="362292798">
              <w:marLeft w:val="0"/>
              <w:marRight w:val="0"/>
              <w:marTop w:val="0"/>
              <w:marBottom w:val="0"/>
              <w:divBdr>
                <w:top w:val="none" w:sz="0" w:space="0" w:color="auto"/>
                <w:left w:val="none" w:sz="0" w:space="0" w:color="auto"/>
                <w:bottom w:val="none" w:sz="0" w:space="0" w:color="auto"/>
                <w:right w:val="none" w:sz="0" w:space="0" w:color="auto"/>
              </w:divBdr>
            </w:div>
            <w:div w:id="896630182">
              <w:marLeft w:val="0"/>
              <w:marRight w:val="0"/>
              <w:marTop w:val="0"/>
              <w:marBottom w:val="0"/>
              <w:divBdr>
                <w:top w:val="none" w:sz="0" w:space="0" w:color="auto"/>
                <w:left w:val="none" w:sz="0" w:space="0" w:color="auto"/>
                <w:bottom w:val="none" w:sz="0" w:space="0" w:color="auto"/>
                <w:right w:val="none" w:sz="0" w:space="0" w:color="auto"/>
              </w:divBdr>
            </w:div>
            <w:div w:id="1724137931">
              <w:marLeft w:val="0"/>
              <w:marRight w:val="0"/>
              <w:marTop w:val="0"/>
              <w:marBottom w:val="0"/>
              <w:divBdr>
                <w:top w:val="none" w:sz="0" w:space="0" w:color="auto"/>
                <w:left w:val="none" w:sz="0" w:space="0" w:color="auto"/>
                <w:bottom w:val="none" w:sz="0" w:space="0" w:color="auto"/>
                <w:right w:val="none" w:sz="0" w:space="0" w:color="auto"/>
              </w:divBdr>
            </w:div>
            <w:div w:id="333724901">
              <w:marLeft w:val="0"/>
              <w:marRight w:val="0"/>
              <w:marTop w:val="0"/>
              <w:marBottom w:val="0"/>
              <w:divBdr>
                <w:top w:val="none" w:sz="0" w:space="0" w:color="auto"/>
                <w:left w:val="none" w:sz="0" w:space="0" w:color="auto"/>
                <w:bottom w:val="none" w:sz="0" w:space="0" w:color="auto"/>
                <w:right w:val="none" w:sz="0" w:space="0" w:color="auto"/>
              </w:divBdr>
            </w:div>
            <w:div w:id="795685085">
              <w:marLeft w:val="0"/>
              <w:marRight w:val="0"/>
              <w:marTop w:val="0"/>
              <w:marBottom w:val="0"/>
              <w:divBdr>
                <w:top w:val="none" w:sz="0" w:space="0" w:color="auto"/>
                <w:left w:val="none" w:sz="0" w:space="0" w:color="auto"/>
                <w:bottom w:val="none" w:sz="0" w:space="0" w:color="auto"/>
                <w:right w:val="none" w:sz="0" w:space="0" w:color="auto"/>
              </w:divBdr>
            </w:div>
            <w:div w:id="387844490">
              <w:marLeft w:val="0"/>
              <w:marRight w:val="0"/>
              <w:marTop w:val="0"/>
              <w:marBottom w:val="0"/>
              <w:divBdr>
                <w:top w:val="none" w:sz="0" w:space="0" w:color="auto"/>
                <w:left w:val="none" w:sz="0" w:space="0" w:color="auto"/>
                <w:bottom w:val="none" w:sz="0" w:space="0" w:color="auto"/>
                <w:right w:val="none" w:sz="0" w:space="0" w:color="auto"/>
              </w:divBdr>
            </w:div>
            <w:div w:id="143815477">
              <w:marLeft w:val="0"/>
              <w:marRight w:val="0"/>
              <w:marTop w:val="0"/>
              <w:marBottom w:val="0"/>
              <w:divBdr>
                <w:top w:val="none" w:sz="0" w:space="0" w:color="auto"/>
                <w:left w:val="none" w:sz="0" w:space="0" w:color="auto"/>
                <w:bottom w:val="none" w:sz="0" w:space="0" w:color="auto"/>
                <w:right w:val="none" w:sz="0" w:space="0" w:color="auto"/>
              </w:divBdr>
            </w:div>
            <w:div w:id="1438134658">
              <w:marLeft w:val="0"/>
              <w:marRight w:val="0"/>
              <w:marTop w:val="0"/>
              <w:marBottom w:val="0"/>
              <w:divBdr>
                <w:top w:val="none" w:sz="0" w:space="0" w:color="auto"/>
                <w:left w:val="none" w:sz="0" w:space="0" w:color="auto"/>
                <w:bottom w:val="none" w:sz="0" w:space="0" w:color="auto"/>
                <w:right w:val="none" w:sz="0" w:space="0" w:color="auto"/>
              </w:divBdr>
            </w:div>
            <w:div w:id="1675912397">
              <w:marLeft w:val="0"/>
              <w:marRight w:val="0"/>
              <w:marTop w:val="0"/>
              <w:marBottom w:val="0"/>
              <w:divBdr>
                <w:top w:val="none" w:sz="0" w:space="0" w:color="auto"/>
                <w:left w:val="none" w:sz="0" w:space="0" w:color="auto"/>
                <w:bottom w:val="none" w:sz="0" w:space="0" w:color="auto"/>
                <w:right w:val="none" w:sz="0" w:space="0" w:color="auto"/>
              </w:divBdr>
            </w:div>
            <w:div w:id="637616054">
              <w:marLeft w:val="0"/>
              <w:marRight w:val="0"/>
              <w:marTop w:val="0"/>
              <w:marBottom w:val="0"/>
              <w:divBdr>
                <w:top w:val="none" w:sz="0" w:space="0" w:color="auto"/>
                <w:left w:val="none" w:sz="0" w:space="0" w:color="auto"/>
                <w:bottom w:val="none" w:sz="0" w:space="0" w:color="auto"/>
                <w:right w:val="none" w:sz="0" w:space="0" w:color="auto"/>
              </w:divBdr>
            </w:div>
            <w:div w:id="968049855">
              <w:marLeft w:val="0"/>
              <w:marRight w:val="0"/>
              <w:marTop w:val="0"/>
              <w:marBottom w:val="0"/>
              <w:divBdr>
                <w:top w:val="none" w:sz="0" w:space="0" w:color="auto"/>
                <w:left w:val="none" w:sz="0" w:space="0" w:color="auto"/>
                <w:bottom w:val="none" w:sz="0" w:space="0" w:color="auto"/>
                <w:right w:val="none" w:sz="0" w:space="0" w:color="auto"/>
              </w:divBdr>
            </w:div>
            <w:div w:id="2104105417">
              <w:marLeft w:val="0"/>
              <w:marRight w:val="0"/>
              <w:marTop w:val="0"/>
              <w:marBottom w:val="0"/>
              <w:divBdr>
                <w:top w:val="none" w:sz="0" w:space="0" w:color="auto"/>
                <w:left w:val="none" w:sz="0" w:space="0" w:color="auto"/>
                <w:bottom w:val="none" w:sz="0" w:space="0" w:color="auto"/>
                <w:right w:val="none" w:sz="0" w:space="0" w:color="auto"/>
              </w:divBdr>
            </w:div>
            <w:div w:id="822740199">
              <w:marLeft w:val="0"/>
              <w:marRight w:val="0"/>
              <w:marTop w:val="0"/>
              <w:marBottom w:val="0"/>
              <w:divBdr>
                <w:top w:val="none" w:sz="0" w:space="0" w:color="auto"/>
                <w:left w:val="none" w:sz="0" w:space="0" w:color="auto"/>
                <w:bottom w:val="none" w:sz="0" w:space="0" w:color="auto"/>
                <w:right w:val="none" w:sz="0" w:space="0" w:color="auto"/>
              </w:divBdr>
            </w:div>
            <w:div w:id="593712887">
              <w:marLeft w:val="0"/>
              <w:marRight w:val="0"/>
              <w:marTop w:val="0"/>
              <w:marBottom w:val="0"/>
              <w:divBdr>
                <w:top w:val="none" w:sz="0" w:space="0" w:color="auto"/>
                <w:left w:val="none" w:sz="0" w:space="0" w:color="auto"/>
                <w:bottom w:val="none" w:sz="0" w:space="0" w:color="auto"/>
                <w:right w:val="none" w:sz="0" w:space="0" w:color="auto"/>
              </w:divBdr>
            </w:div>
            <w:div w:id="1631934291">
              <w:marLeft w:val="0"/>
              <w:marRight w:val="0"/>
              <w:marTop w:val="0"/>
              <w:marBottom w:val="0"/>
              <w:divBdr>
                <w:top w:val="none" w:sz="0" w:space="0" w:color="auto"/>
                <w:left w:val="none" w:sz="0" w:space="0" w:color="auto"/>
                <w:bottom w:val="none" w:sz="0" w:space="0" w:color="auto"/>
                <w:right w:val="none" w:sz="0" w:space="0" w:color="auto"/>
              </w:divBdr>
            </w:div>
            <w:div w:id="727996005">
              <w:marLeft w:val="0"/>
              <w:marRight w:val="0"/>
              <w:marTop w:val="0"/>
              <w:marBottom w:val="0"/>
              <w:divBdr>
                <w:top w:val="none" w:sz="0" w:space="0" w:color="auto"/>
                <w:left w:val="none" w:sz="0" w:space="0" w:color="auto"/>
                <w:bottom w:val="none" w:sz="0" w:space="0" w:color="auto"/>
                <w:right w:val="none" w:sz="0" w:space="0" w:color="auto"/>
              </w:divBdr>
            </w:div>
            <w:div w:id="122044101">
              <w:marLeft w:val="0"/>
              <w:marRight w:val="0"/>
              <w:marTop w:val="0"/>
              <w:marBottom w:val="0"/>
              <w:divBdr>
                <w:top w:val="none" w:sz="0" w:space="0" w:color="auto"/>
                <w:left w:val="none" w:sz="0" w:space="0" w:color="auto"/>
                <w:bottom w:val="none" w:sz="0" w:space="0" w:color="auto"/>
                <w:right w:val="none" w:sz="0" w:space="0" w:color="auto"/>
              </w:divBdr>
            </w:div>
            <w:div w:id="806780346">
              <w:marLeft w:val="0"/>
              <w:marRight w:val="0"/>
              <w:marTop w:val="0"/>
              <w:marBottom w:val="0"/>
              <w:divBdr>
                <w:top w:val="none" w:sz="0" w:space="0" w:color="auto"/>
                <w:left w:val="none" w:sz="0" w:space="0" w:color="auto"/>
                <w:bottom w:val="none" w:sz="0" w:space="0" w:color="auto"/>
                <w:right w:val="none" w:sz="0" w:space="0" w:color="auto"/>
              </w:divBdr>
            </w:div>
            <w:div w:id="45027553">
              <w:marLeft w:val="0"/>
              <w:marRight w:val="0"/>
              <w:marTop w:val="0"/>
              <w:marBottom w:val="0"/>
              <w:divBdr>
                <w:top w:val="none" w:sz="0" w:space="0" w:color="auto"/>
                <w:left w:val="none" w:sz="0" w:space="0" w:color="auto"/>
                <w:bottom w:val="none" w:sz="0" w:space="0" w:color="auto"/>
                <w:right w:val="none" w:sz="0" w:space="0" w:color="auto"/>
              </w:divBdr>
            </w:div>
            <w:div w:id="517354749">
              <w:marLeft w:val="0"/>
              <w:marRight w:val="0"/>
              <w:marTop w:val="0"/>
              <w:marBottom w:val="0"/>
              <w:divBdr>
                <w:top w:val="none" w:sz="0" w:space="0" w:color="auto"/>
                <w:left w:val="none" w:sz="0" w:space="0" w:color="auto"/>
                <w:bottom w:val="none" w:sz="0" w:space="0" w:color="auto"/>
                <w:right w:val="none" w:sz="0" w:space="0" w:color="auto"/>
              </w:divBdr>
            </w:div>
            <w:div w:id="1436905291">
              <w:marLeft w:val="0"/>
              <w:marRight w:val="0"/>
              <w:marTop w:val="0"/>
              <w:marBottom w:val="0"/>
              <w:divBdr>
                <w:top w:val="none" w:sz="0" w:space="0" w:color="auto"/>
                <w:left w:val="none" w:sz="0" w:space="0" w:color="auto"/>
                <w:bottom w:val="none" w:sz="0" w:space="0" w:color="auto"/>
                <w:right w:val="none" w:sz="0" w:space="0" w:color="auto"/>
              </w:divBdr>
            </w:div>
            <w:div w:id="1100684517">
              <w:marLeft w:val="0"/>
              <w:marRight w:val="0"/>
              <w:marTop w:val="0"/>
              <w:marBottom w:val="0"/>
              <w:divBdr>
                <w:top w:val="none" w:sz="0" w:space="0" w:color="auto"/>
                <w:left w:val="none" w:sz="0" w:space="0" w:color="auto"/>
                <w:bottom w:val="none" w:sz="0" w:space="0" w:color="auto"/>
                <w:right w:val="none" w:sz="0" w:space="0" w:color="auto"/>
              </w:divBdr>
            </w:div>
            <w:div w:id="271742744">
              <w:marLeft w:val="0"/>
              <w:marRight w:val="0"/>
              <w:marTop w:val="0"/>
              <w:marBottom w:val="0"/>
              <w:divBdr>
                <w:top w:val="none" w:sz="0" w:space="0" w:color="auto"/>
                <w:left w:val="none" w:sz="0" w:space="0" w:color="auto"/>
                <w:bottom w:val="none" w:sz="0" w:space="0" w:color="auto"/>
                <w:right w:val="none" w:sz="0" w:space="0" w:color="auto"/>
              </w:divBdr>
            </w:div>
            <w:div w:id="298926899">
              <w:marLeft w:val="0"/>
              <w:marRight w:val="0"/>
              <w:marTop w:val="0"/>
              <w:marBottom w:val="0"/>
              <w:divBdr>
                <w:top w:val="none" w:sz="0" w:space="0" w:color="auto"/>
                <w:left w:val="none" w:sz="0" w:space="0" w:color="auto"/>
                <w:bottom w:val="none" w:sz="0" w:space="0" w:color="auto"/>
                <w:right w:val="none" w:sz="0" w:space="0" w:color="auto"/>
              </w:divBdr>
            </w:div>
            <w:div w:id="542135486">
              <w:marLeft w:val="0"/>
              <w:marRight w:val="0"/>
              <w:marTop w:val="0"/>
              <w:marBottom w:val="0"/>
              <w:divBdr>
                <w:top w:val="none" w:sz="0" w:space="0" w:color="auto"/>
                <w:left w:val="none" w:sz="0" w:space="0" w:color="auto"/>
                <w:bottom w:val="none" w:sz="0" w:space="0" w:color="auto"/>
                <w:right w:val="none" w:sz="0" w:space="0" w:color="auto"/>
              </w:divBdr>
            </w:div>
            <w:div w:id="255527317">
              <w:marLeft w:val="0"/>
              <w:marRight w:val="0"/>
              <w:marTop w:val="0"/>
              <w:marBottom w:val="0"/>
              <w:divBdr>
                <w:top w:val="none" w:sz="0" w:space="0" w:color="auto"/>
                <w:left w:val="none" w:sz="0" w:space="0" w:color="auto"/>
                <w:bottom w:val="none" w:sz="0" w:space="0" w:color="auto"/>
                <w:right w:val="none" w:sz="0" w:space="0" w:color="auto"/>
              </w:divBdr>
            </w:div>
            <w:div w:id="886455632">
              <w:marLeft w:val="0"/>
              <w:marRight w:val="0"/>
              <w:marTop w:val="0"/>
              <w:marBottom w:val="0"/>
              <w:divBdr>
                <w:top w:val="none" w:sz="0" w:space="0" w:color="auto"/>
                <w:left w:val="none" w:sz="0" w:space="0" w:color="auto"/>
                <w:bottom w:val="none" w:sz="0" w:space="0" w:color="auto"/>
                <w:right w:val="none" w:sz="0" w:space="0" w:color="auto"/>
              </w:divBdr>
            </w:div>
            <w:div w:id="942883223">
              <w:marLeft w:val="0"/>
              <w:marRight w:val="0"/>
              <w:marTop w:val="0"/>
              <w:marBottom w:val="0"/>
              <w:divBdr>
                <w:top w:val="none" w:sz="0" w:space="0" w:color="auto"/>
                <w:left w:val="none" w:sz="0" w:space="0" w:color="auto"/>
                <w:bottom w:val="none" w:sz="0" w:space="0" w:color="auto"/>
                <w:right w:val="none" w:sz="0" w:space="0" w:color="auto"/>
              </w:divBdr>
            </w:div>
            <w:div w:id="1696880340">
              <w:marLeft w:val="0"/>
              <w:marRight w:val="0"/>
              <w:marTop w:val="0"/>
              <w:marBottom w:val="0"/>
              <w:divBdr>
                <w:top w:val="none" w:sz="0" w:space="0" w:color="auto"/>
                <w:left w:val="none" w:sz="0" w:space="0" w:color="auto"/>
                <w:bottom w:val="none" w:sz="0" w:space="0" w:color="auto"/>
                <w:right w:val="none" w:sz="0" w:space="0" w:color="auto"/>
              </w:divBdr>
            </w:div>
            <w:div w:id="327095314">
              <w:marLeft w:val="0"/>
              <w:marRight w:val="0"/>
              <w:marTop w:val="0"/>
              <w:marBottom w:val="0"/>
              <w:divBdr>
                <w:top w:val="none" w:sz="0" w:space="0" w:color="auto"/>
                <w:left w:val="none" w:sz="0" w:space="0" w:color="auto"/>
                <w:bottom w:val="none" w:sz="0" w:space="0" w:color="auto"/>
                <w:right w:val="none" w:sz="0" w:space="0" w:color="auto"/>
              </w:divBdr>
            </w:div>
            <w:div w:id="350834992">
              <w:marLeft w:val="0"/>
              <w:marRight w:val="0"/>
              <w:marTop w:val="0"/>
              <w:marBottom w:val="0"/>
              <w:divBdr>
                <w:top w:val="none" w:sz="0" w:space="0" w:color="auto"/>
                <w:left w:val="none" w:sz="0" w:space="0" w:color="auto"/>
                <w:bottom w:val="none" w:sz="0" w:space="0" w:color="auto"/>
                <w:right w:val="none" w:sz="0" w:space="0" w:color="auto"/>
              </w:divBdr>
            </w:div>
            <w:div w:id="1160580116">
              <w:marLeft w:val="0"/>
              <w:marRight w:val="0"/>
              <w:marTop w:val="0"/>
              <w:marBottom w:val="0"/>
              <w:divBdr>
                <w:top w:val="none" w:sz="0" w:space="0" w:color="auto"/>
                <w:left w:val="none" w:sz="0" w:space="0" w:color="auto"/>
                <w:bottom w:val="none" w:sz="0" w:space="0" w:color="auto"/>
                <w:right w:val="none" w:sz="0" w:space="0" w:color="auto"/>
              </w:divBdr>
            </w:div>
            <w:div w:id="1852795507">
              <w:marLeft w:val="0"/>
              <w:marRight w:val="0"/>
              <w:marTop w:val="0"/>
              <w:marBottom w:val="0"/>
              <w:divBdr>
                <w:top w:val="none" w:sz="0" w:space="0" w:color="auto"/>
                <w:left w:val="none" w:sz="0" w:space="0" w:color="auto"/>
                <w:bottom w:val="none" w:sz="0" w:space="0" w:color="auto"/>
                <w:right w:val="none" w:sz="0" w:space="0" w:color="auto"/>
              </w:divBdr>
            </w:div>
            <w:div w:id="2017028503">
              <w:marLeft w:val="0"/>
              <w:marRight w:val="0"/>
              <w:marTop w:val="0"/>
              <w:marBottom w:val="0"/>
              <w:divBdr>
                <w:top w:val="none" w:sz="0" w:space="0" w:color="auto"/>
                <w:left w:val="none" w:sz="0" w:space="0" w:color="auto"/>
                <w:bottom w:val="none" w:sz="0" w:space="0" w:color="auto"/>
                <w:right w:val="none" w:sz="0" w:space="0" w:color="auto"/>
              </w:divBdr>
            </w:div>
            <w:div w:id="1668553159">
              <w:marLeft w:val="0"/>
              <w:marRight w:val="0"/>
              <w:marTop w:val="0"/>
              <w:marBottom w:val="0"/>
              <w:divBdr>
                <w:top w:val="none" w:sz="0" w:space="0" w:color="auto"/>
                <w:left w:val="none" w:sz="0" w:space="0" w:color="auto"/>
                <w:bottom w:val="none" w:sz="0" w:space="0" w:color="auto"/>
                <w:right w:val="none" w:sz="0" w:space="0" w:color="auto"/>
              </w:divBdr>
            </w:div>
            <w:div w:id="1911887515">
              <w:marLeft w:val="0"/>
              <w:marRight w:val="0"/>
              <w:marTop w:val="0"/>
              <w:marBottom w:val="0"/>
              <w:divBdr>
                <w:top w:val="none" w:sz="0" w:space="0" w:color="auto"/>
                <w:left w:val="none" w:sz="0" w:space="0" w:color="auto"/>
                <w:bottom w:val="none" w:sz="0" w:space="0" w:color="auto"/>
                <w:right w:val="none" w:sz="0" w:space="0" w:color="auto"/>
              </w:divBdr>
            </w:div>
            <w:div w:id="1021392529">
              <w:marLeft w:val="0"/>
              <w:marRight w:val="0"/>
              <w:marTop w:val="0"/>
              <w:marBottom w:val="0"/>
              <w:divBdr>
                <w:top w:val="none" w:sz="0" w:space="0" w:color="auto"/>
                <w:left w:val="none" w:sz="0" w:space="0" w:color="auto"/>
                <w:bottom w:val="none" w:sz="0" w:space="0" w:color="auto"/>
                <w:right w:val="none" w:sz="0" w:space="0" w:color="auto"/>
              </w:divBdr>
            </w:div>
            <w:div w:id="2035571312">
              <w:marLeft w:val="0"/>
              <w:marRight w:val="0"/>
              <w:marTop w:val="0"/>
              <w:marBottom w:val="0"/>
              <w:divBdr>
                <w:top w:val="none" w:sz="0" w:space="0" w:color="auto"/>
                <w:left w:val="none" w:sz="0" w:space="0" w:color="auto"/>
                <w:bottom w:val="none" w:sz="0" w:space="0" w:color="auto"/>
                <w:right w:val="none" w:sz="0" w:space="0" w:color="auto"/>
              </w:divBdr>
            </w:div>
            <w:div w:id="655425763">
              <w:marLeft w:val="0"/>
              <w:marRight w:val="0"/>
              <w:marTop w:val="0"/>
              <w:marBottom w:val="0"/>
              <w:divBdr>
                <w:top w:val="none" w:sz="0" w:space="0" w:color="auto"/>
                <w:left w:val="none" w:sz="0" w:space="0" w:color="auto"/>
                <w:bottom w:val="none" w:sz="0" w:space="0" w:color="auto"/>
                <w:right w:val="none" w:sz="0" w:space="0" w:color="auto"/>
              </w:divBdr>
            </w:div>
            <w:div w:id="527648995">
              <w:marLeft w:val="0"/>
              <w:marRight w:val="0"/>
              <w:marTop w:val="0"/>
              <w:marBottom w:val="0"/>
              <w:divBdr>
                <w:top w:val="none" w:sz="0" w:space="0" w:color="auto"/>
                <w:left w:val="none" w:sz="0" w:space="0" w:color="auto"/>
                <w:bottom w:val="none" w:sz="0" w:space="0" w:color="auto"/>
                <w:right w:val="none" w:sz="0" w:space="0" w:color="auto"/>
              </w:divBdr>
            </w:div>
            <w:div w:id="934436034">
              <w:marLeft w:val="0"/>
              <w:marRight w:val="0"/>
              <w:marTop w:val="0"/>
              <w:marBottom w:val="0"/>
              <w:divBdr>
                <w:top w:val="none" w:sz="0" w:space="0" w:color="auto"/>
                <w:left w:val="none" w:sz="0" w:space="0" w:color="auto"/>
                <w:bottom w:val="none" w:sz="0" w:space="0" w:color="auto"/>
                <w:right w:val="none" w:sz="0" w:space="0" w:color="auto"/>
              </w:divBdr>
            </w:div>
            <w:div w:id="772438794">
              <w:marLeft w:val="0"/>
              <w:marRight w:val="0"/>
              <w:marTop w:val="0"/>
              <w:marBottom w:val="0"/>
              <w:divBdr>
                <w:top w:val="none" w:sz="0" w:space="0" w:color="auto"/>
                <w:left w:val="none" w:sz="0" w:space="0" w:color="auto"/>
                <w:bottom w:val="none" w:sz="0" w:space="0" w:color="auto"/>
                <w:right w:val="none" w:sz="0" w:space="0" w:color="auto"/>
              </w:divBdr>
            </w:div>
            <w:div w:id="1400791143">
              <w:marLeft w:val="0"/>
              <w:marRight w:val="0"/>
              <w:marTop w:val="0"/>
              <w:marBottom w:val="0"/>
              <w:divBdr>
                <w:top w:val="none" w:sz="0" w:space="0" w:color="auto"/>
                <w:left w:val="none" w:sz="0" w:space="0" w:color="auto"/>
                <w:bottom w:val="none" w:sz="0" w:space="0" w:color="auto"/>
                <w:right w:val="none" w:sz="0" w:space="0" w:color="auto"/>
              </w:divBdr>
            </w:div>
            <w:div w:id="2052262364">
              <w:marLeft w:val="0"/>
              <w:marRight w:val="0"/>
              <w:marTop w:val="0"/>
              <w:marBottom w:val="0"/>
              <w:divBdr>
                <w:top w:val="none" w:sz="0" w:space="0" w:color="auto"/>
                <w:left w:val="none" w:sz="0" w:space="0" w:color="auto"/>
                <w:bottom w:val="none" w:sz="0" w:space="0" w:color="auto"/>
                <w:right w:val="none" w:sz="0" w:space="0" w:color="auto"/>
              </w:divBdr>
            </w:div>
            <w:div w:id="1098673062">
              <w:marLeft w:val="0"/>
              <w:marRight w:val="0"/>
              <w:marTop w:val="0"/>
              <w:marBottom w:val="0"/>
              <w:divBdr>
                <w:top w:val="none" w:sz="0" w:space="0" w:color="auto"/>
                <w:left w:val="none" w:sz="0" w:space="0" w:color="auto"/>
                <w:bottom w:val="none" w:sz="0" w:space="0" w:color="auto"/>
                <w:right w:val="none" w:sz="0" w:space="0" w:color="auto"/>
              </w:divBdr>
            </w:div>
            <w:div w:id="1543788121">
              <w:marLeft w:val="0"/>
              <w:marRight w:val="0"/>
              <w:marTop w:val="0"/>
              <w:marBottom w:val="0"/>
              <w:divBdr>
                <w:top w:val="none" w:sz="0" w:space="0" w:color="auto"/>
                <w:left w:val="none" w:sz="0" w:space="0" w:color="auto"/>
                <w:bottom w:val="none" w:sz="0" w:space="0" w:color="auto"/>
                <w:right w:val="none" w:sz="0" w:space="0" w:color="auto"/>
              </w:divBdr>
            </w:div>
            <w:div w:id="1208489954">
              <w:marLeft w:val="0"/>
              <w:marRight w:val="0"/>
              <w:marTop w:val="0"/>
              <w:marBottom w:val="0"/>
              <w:divBdr>
                <w:top w:val="none" w:sz="0" w:space="0" w:color="auto"/>
                <w:left w:val="none" w:sz="0" w:space="0" w:color="auto"/>
                <w:bottom w:val="none" w:sz="0" w:space="0" w:color="auto"/>
                <w:right w:val="none" w:sz="0" w:space="0" w:color="auto"/>
              </w:divBdr>
            </w:div>
            <w:div w:id="1528329194">
              <w:marLeft w:val="0"/>
              <w:marRight w:val="0"/>
              <w:marTop w:val="0"/>
              <w:marBottom w:val="0"/>
              <w:divBdr>
                <w:top w:val="none" w:sz="0" w:space="0" w:color="auto"/>
                <w:left w:val="none" w:sz="0" w:space="0" w:color="auto"/>
                <w:bottom w:val="none" w:sz="0" w:space="0" w:color="auto"/>
                <w:right w:val="none" w:sz="0" w:space="0" w:color="auto"/>
              </w:divBdr>
            </w:div>
            <w:div w:id="2048141253">
              <w:marLeft w:val="0"/>
              <w:marRight w:val="0"/>
              <w:marTop w:val="0"/>
              <w:marBottom w:val="0"/>
              <w:divBdr>
                <w:top w:val="none" w:sz="0" w:space="0" w:color="auto"/>
                <w:left w:val="none" w:sz="0" w:space="0" w:color="auto"/>
                <w:bottom w:val="none" w:sz="0" w:space="0" w:color="auto"/>
                <w:right w:val="none" w:sz="0" w:space="0" w:color="auto"/>
              </w:divBdr>
            </w:div>
            <w:div w:id="1236404277">
              <w:marLeft w:val="0"/>
              <w:marRight w:val="0"/>
              <w:marTop w:val="0"/>
              <w:marBottom w:val="0"/>
              <w:divBdr>
                <w:top w:val="none" w:sz="0" w:space="0" w:color="auto"/>
                <w:left w:val="none" w:sz="0" w:space="0" w:color="auto"/>
                <w:bottom w:val="none" w:sz="0" w:space="0" w:color="auto"/>
                <w:right w:val="none" w:sz="0" w:space="0" w:color="auto"/>
              </w:divBdr>
            </w:div>
            <w:div w:id="1388795769">
              <w:marLeft w:val="0"/>
              <w:marRight w:val="0"/>
              <w:marTop w:val="0"/>
              <w:marBottom w:val="0"/>
              <w:divBdr>
                <w:top w:val="none" w:sz="0" w:space="0" w:color="auto"/>
                <w:left w:val="none" w:sz="0" w:space="0" w:color="auto"/>
                <w:bottom w:val="none" w:sz="0" w:space="0" w:color="auto"/>
                <w:right w:val="none" w:sz="0" w:space="0" w:color="auto"/>
              </w:divBdr>
            </w:div>
            <w:div w:id="1563446490">
              <w:marLeft w:val="0"/>
              <w:marRight w:val="0"/>
              <w:marTop w:val="0"/>
              <w:marBottom w:val="0"/>
              <w:divBdr>
                <w:top w:val="none" w:sz="0" w:space="0" w:color="auto"/>
                <w:left w:val="none" w:sz="0" w:space="0" w:color="auto"/>
                <w:bottom w:val="none" w:sz="0" w:space="0" w:color="auto"/>
                <w:right w:val="none" w:sz="0" w:space="0" w:color="auto"/>
              </w:divBdr>
            </w:div>
            <w:div w:id="1617520802">
              <w:marLeft w:val="0"/>
              <w:marRight w:val="0"/>
              <w:marTop w:val="0"/>
              <w:marBottom w:val="0"/>
              <w:divBdr>
                <w:top w:val="none" w:sz="0" w:space="0" w:color="auto"/>
                <w:left w:val="none" w:sz="0" w:space="0" w:color="auto"/>
                <w:bottom w:val="none" w:sz="0" w:space="0" w:color="auto"/>
                <w:right w:val="none" w:sz="0" w:space="0" w:color="auto"/>
              </w:divBdr>
            </w:div>
            <w:div w:id="610625130">
              <w:marLeft w:val="0"/>
              <w:marRight w:val="0"/>
              <w:marTop w:val="0"/>
              <w:marBottom w:val="0"/>
              <w:divBdr>
                <w:top w:val="none" w:sz="0" w:space="0" w:color="auto"/>
                <w:left w:val="none" w:sz="0" w:space="0" w:color="auto"/>
                <w:bottom w:val="none" w:sz="0" w:space="0" w:color="auto"/>
                <w:right w:val="none" w:sz="0" w:space="0" w:color="auto"/>
              </w:divBdr>
            </w:div>
            <w:div w:id="410275758">
              <w:marLeft w:val="0"/>
              <w:marRight w:val="0"/>
              <w:marTop w:val="0"/>
              <w:marBottom w:val="0"/>
              <w:divBdr>
                <w:top w:val="none" w:sz="0" w:space="0" w:color="auto"/>
                <w:left w:val="none" w:sz="0" w:space="0" w:color="auto"/>
                <w:bottom w:val="none" w:sz="0" w:space="0" w:color="auto"/>
                <w:right w:val="none" w:sz="0" w:space="0" w:color="auto"/>
              </w:divBdr>
            </w:div>
            <w:div w:id="1413283985">
              <w:marLeft w:val="0"/>
              <w:marRight w:val="0"/>
              <w:marTop w:val="0"/>
              <w:marBottom w:val="0"/>
              <w:divBdr>
                <w:top w:val="none" w:sz="0" w:space="0" w:color="auto"/>
                <w:left w:val="none" w:sz="0" w:space="0" w:color="auto"/>
                <w:bottom w:val="none" w:sz="0" w:space="0" w:color="auto"/>
                <w:right w:val="none" w:sz="0" w:space="0" w:color="auto"/>
              </w:divBdr>
            </w:div>
            <w:div w:id="1322925163">
              <w:marLeft w:val="0"/>
              <w:marRight w:val="0"/>
              <w:marTop w:val="0"/>
              <w:marBottom w:val="0"/>
              <w:divBdr>
                <w:top w:val="none" w:sz="0" w:space="0" w:color="auto"/>
                <w:left w:val="none" w:sz="0" w:space="0" w:color="auto"/>
                <w:bottom w:val="none" w:sz="0" w:space="0" w:color="auto"/>
                <w:right w:val="none" w:sz="0" w:space="0" w:color="auto"/>
              </w:divBdr>
            </w:div>
            <w:div w:id="1985305151">
              <w:marLeft w:val="0"/>
              <w:marRight w:val="0"/>
              <w:marTop w:val="0"/>
              <w:marBottom w:val="0"/>
              <w:divBdr>
                <w:top w:val="none" w:sz="0" w:space="0" w:color="auto"/>
                <w:left w:val="none" w:sz="0" w:space="0" w:color="auto"/>
                <w:bottom w:val="none" w:sz="0" w:space="0" w:color="auto"/>
                <w:right w:val="none" w:sz="0" w:space="0" w:color="auto"/>
              </w:divBdr>
            </w:div>
            <w:div w:id="1358044214">
              <w:marLeft w:val="0"/>
              <w:marRight w:val="0"/>
              <w:marTop w:val="0"/>
              <w:marBottom w:val="0"/>
              <w:divBdr>
                <w:top w:val="none" w:sz="0" w:space="0" w:color="auto"/>
                <w:left w:val="none" w:sz="0" w:space="0" w:color="auto"/>
                <w:bottom w:val="none" w:sz="0" w:space="0" w:color="auto"/>
                <w:right w:val="none" w:sz="0" w:space="0" w:color="auto"/>
              </w:divBdr>
            </w:div>
            <w:div w:id="1191869591">
              <w:marLeft w:val="0"/>
              <w:marRight w:val="0"/>
              <w:marTop w:val="0"/>
              <w:marBottom w:val="0"/>
              <w:divBdr>
                <w:top w:val="none" w:sz="0" w:space="0" w:color="auto"/>
                <w:left w:val="none" w:sz="0" w:space="0" w:color="auto"/>
                <w:bottom w:val="none" w:sz="0" w:space="0" w:color="auto"/>
                <w:right w:val="none" w:sz="0" w:space="0" w:color="auto"/>
              </w:divBdr>
            </w:div>
            <w:div w:id="1449549683">
              <w:marLeft w:val="0"/>
              <w:marRight w:val="0"/>
              <w:marTop w:val="0"/>
              <w:marBottom w:val="0"/>
              <w:divBdr>
                <w:top w:val="none" w:sz="0" w:space="0" w:color="auto"/>
                <w:left w:val="none" w:sz="0" w:space="0" w:color="auto"/>
                <w:bottom w:val="none" w:sz="0" w:space="0" w:color="auto"/>
                <w:right w:val="none" w:sz="0" w:space="0" w:color="auto"/>
              </w:divBdr>
            </w:div>
            <w:div w:id="1771273255">
              <w:marLeft w:val="0"/>
              <w:marRight w:val="0"/>
              <w:marTop w:val="0"/>
              <w:marBottom w:val="0"/>
              <w:divBdr>
                <w:top w:val="none" w:sz="0" w:space="0" w:color="auto"/>
                <w:left w:val="none" w:sz="0" w:space="0" w:color="auto"/>
                <w:bottom w:val="none" w:sz="0" w:space="0" w:color="auto"/>
                <w:right w:val="none" w:sz="0" w:space="0" w:color="auto"/>
              </w:divBdr>
            </w:div>
            <w:div w:id="553008269">
              <w:marLeft w:val="0"/>
              <w:marRight w:val="0"/>
              <w:marTop w:val="0"/>
              <w:marBottom w:val="0"/>
              <w:divBdr>
                <w:top w:val="none" w:sz="0" w:space="0" w:color="auto"/>
                <w:left w:val="none" w:sz="0" w:space="0" w:color="auto"/>
                <w:bottom w:val="none" w:sz="0" w:space="0" w:color="auto"/>
                <w:right w:val="none" w:sz="0" w:space="0" w:color="auto"/>
              </w:divBdr>
            </w:div>
            <w:div w:id="2102604658">
              <w:marLeft w:val="0"/>
              <w:marRight w:val="0"/>
              <w:marTop w:val="0"/>
              <w:marBottom w:val="0"/>
              <w:divBdr>
                <w:top w:val="none" w:sz="0" w:space="0" w:color="auto"/>
                <w:left w:val="none" w:sz="0" w:space="0" w:color="auto"/>
                <w:bottom w:val="none" w:sz="0" w:space="0" w:color="auto"/>
                <w:right w:val="none" w:sz="0" w:space="0" w:color="auto"/>
              </w:divBdr>
            </w:div>
            <w:div w:id="1160537569">
              <w:marLeft w:val="0"/>
              <w:marRight w:val="0"/>
              <w:marTop w:val="0"/>
              <w:marBottom w:val="0"/>
              <w:divBdr>
                <w:top w:val="none" w:sz="0" w:space="0" w:color="auto"/>
                <w:left w:val="none" w:sz="0" w:space="0" w:color="auto"/>
                <w:bottom w:val="none" w:sz="0" w:space="0" w:color="auto"/>
                <w:right w:val="none" w:sz="0" w:space="0" w:color="auto"/>
              </w:divBdr>
            </w:div>
            <w:div w:id="2096826408">
              <w:marLeft w:val="0"/>
              <w:marRight w:val="0"/>
              <w:marTop w:val="0"/>
              <w:marBottom w:val="0"/>
              <w:divBdr>
                <w:top w:val="none" w:sz="0" w:space="0" w:color="auto"/>
                <w:left w:val="none" w:sz="0" w:space="0" w:color="auto"/>
                <w:bottom w:val="none" w:sz="0" w:space="0" w:color="auto"/>
                <w:right w:val="none" w:sz="0" w:space="0" w:color="auto"/>
              </w:divBdr>
            </w:div>
            <w:div w:id="5180464">
              <w:marLeft w:val="0"/>
              <w:marRight w:val="0"/>
              <w:marTop w:val="0"/>
              <w:marBottom w:val="0"/>
              <w:divBdr>
                <w:top w:val="none" w:sz="0" w:space="0" w:color="auto"/>
                <w:left w:val="none" w:sz="0" w:space="0" w:color="auto"/>
                <w:bottom w:val="none" w:sz="0" w:space="0" w:color="auto"/>
                <w:right w:val="none" w:sz="0" w:space="0" w:color="auto"/>
              </w:divBdr>
            </w:div>
            <w:div w:id="420493367">
              <w:marLeft w:val="0"/>
              <w:marRight w:val="0"/>
              <w:marTop w:val="0"/>
              <w:marBottom w:val="0"/>
              <w:divBdr>
                <w:top w:val="none" w:sz="0" w:space="0" w:color="auto"/>
                <w:left w:val="none" w:sz="0" w:space="0" w:color="auto"/>
                <w:bottom w:val="none" w:sz="0" w:space="0" w:color="auto"/>
                <w:right w:val="none" w:sz="0" w:space="0" w:color="auto"/>
              </w:divBdr>
            </w:div>
            <w:div w:id="1034309830">
              <w:marLeft w:val="0"/>
              <w:marRight w:val="0"/>
              <w:marTop w:val="0"/>
              <w:marBottom w:val="0"/>
              <w:divBdr>
                <w:top w:val="none" w:sz="0" w:space="0" w:color="auto"/>
                <w:left w:val="none" w:sz="0" w:space="0" w:color="auto"/>
                <w:bottom w:val="none" w:sz="0" w:space="0" w:color="auto"/>
                <w:right w:val="none" w:sz="0" w:space="0" w:color="auto"/>
              </w:divBdr>
            </w:div>
            <w:div w:id="1836920831">
              <w:marLeft w:val="0"/>
              <w:marRight w:val="0"/>
              <w:marTop w:val="0"/>
              <w:marBottom w:val="0"/>
              <w:divBdr>
                <w:top w:val="none" w:sz="0" w:space="0" w:color="auto"/>
                <w:left w:val="none" w:sz="0" w:space="0" w:color="auto"/>
                <w:bottom w:val="none" w:sz="0" w:space="0" w:color="auto"/>
                <w:right w:val="none" w:sz="0" w:space="0" w:color="auto"/>
              </w:divBdr>
            </w:div>
            <w:div w:id="1704866831">
              <w:marLeft w:val="0"/>
              <w:marRight w:val="0"/>
              <w:marTop w:val="0"/>
              <w:marBottom w:val="0"/>
              <w:divBdr>
                <w:top w:val="none" w:sz="0" w:space="0" w:color="auto"/>
                <w:left w:val="none" w:sz="0" w:space="0" w:color="auto"/>
                <w:bottom w:val="none" w:sz="0" w:space="0" w:color="auto"/>
                <w:right w:val="none" w:sz="0" w:space="0" w:color="auto"/>
              </w:divBdr>
            </w:div>
            <w:div w:id="1170217766">
              <w:marLeft w:val="0"/>
              <w:marRight w:val="0"/>
              <w:marTop w:val="0"/>
              <w:marBottom w:val="0"/>
              <w:divBdr>
                <w:top w:val="none" w:sz="0" w:space="0" w:color="auto"/>
                <w:left w:val="none" w:sz="0" w:space="0" w:color="auto"/>
                <w:bottom w:val="none" w:sz="0" w:space="0" w:color="auto"/>
                <w:right w:val="none" w:sz="0" w:space="0" w:color="auto"/>
              </w:divBdr>
            </w:div>
            <w:div w:id="502866886">
              <w:marLeft w:val="0"/>
              <w:marRight w:val="0"/>
              <w:marTop w:val="0"/>
              <w:marBottom w:val="0"/>
              <w:divBdr>
                <w:top w:val="none" w:sz="0" w:space="0" w:color="auto"/>
                <w:left w:val="none" w:sz="0" w:space="0" w:color="auto"/>
                <w:bottom w:val="none" w:sz="0" w:space="0" w:color="auto"/>
                <w:right w:val="none" w:sz="0" w:space="0" w:color="auto"/>
              </w:divBdr>
            </w:div>
            <w:div w:id="1789810952">
              <w:marLeft w:val="0"/>
              <w:marRight w:val="0"/>
              <w:marTop w:val="0"/>
              <w:marBottom w:val="0"/>
              <w:divBdr>
                <w:top w:val="none" w:sz="0" w:space="0" w:color="auto"/>
                <w:left w:val="none" w:sz="0" w:space="0" w:color="auto"/>
                <w:bottom w:val="none" w:sz="0" w:space="0" w:color="auto"/>
                <w:right w:val="none" w:sz="0" w:space="0" w:color="auto"/>
              </w:divBdr>
            </w:div>
            <w:div w:id="696780547">
              <w:marLeft w:val="0"/>
              <w:marRight w:val="0"/>
              <w:marTop w:val="0"/>
              <w:marBottom w:val="0"/>
              <w:divBdr>
                <w:top w:val="none" w:sz="0" w:space="0" w:color="auto"/>
                <w:left w:val="none" w:sz="0" w:space="0" w:color="auto"/>
                <w:bottom w:val="none" w:sz="0" w:space="0" w:color="auto"/>
                <w:right w:val="none" w:sz="0" w:space="0" w:color="auto"/>
              </w:divBdr>
            </w:div>
            <w:div w:id="1972781426">
              <w:marLeft w:val="0"/>
              <w:marRight w:val="0"/>
              <w:marTop w:val="0"/>
              <w:marBottom w:val="0"/>
              <w:divBdr>
                <w:top w:val="none" w:sz="0" w:space="0" w:color="auto"/>
                <w:left w:val="none" w:sz="0" w:space="0" w:color="auto"/>
                <w:bottom w:val="none" w:sz="0" w:space="0" w:color="auto"/>
                <w:right w:val="none" w:sz="0" w:space="0" w:color="auto"/>
              </w:divBdr>
            </w:div>
            <w:div w:id="1584030118">
              <w:marLeft w:val="0"/>
              <w:marRight w:val="0"/>
              <w:marTop w:val="0"/>
              <w:marBottom w:val="0"/>
              <w:divBdr>
                <w:top w:val="none" w:sz="0" w:space="0" w:color="auto"/>
                <w:left w:val="none" w:sz="0" w:space="0" w:color="auto"/>
                <w:bottom w:val="none" w:sz="0" w:space="0" w:color="auto"/>
                <w:right w:val="none" w:sz="0" w:space="0" w:color="auto"/>
              </w:divBdr>
            </w:div>
            <w:div w:id="1090733103">
              <w:marLeft w:val="0"/>
              <w:marRight w:val="0"/>
              <w:marTop w:val="0"/>
              <w:marBottom w:val="0"/>
              <w:divBdr>
                <w:top w:val="none" w:sz="0" w:space="0" w:color="auto"/>
                <w:left w:val="none" w:sz="0" w:space="0" w:color="auto"/>
                <w:bottom w:val="none" w:sz="0" w:space="0" w:color="auto"/>
                <w:right w:val="none" w:sz="0" w:space="0" w:color="auto"/>
              </w:divBdr>
            </w:div>
            <w:div w:id="1467313811">
              <w:marLeft w:val="0"/>
              <w:marRight w:val="0"/>
              <w:marTop w:val="0"/>
              <w:marBottom w:val="0"/>
              <w:divBdr>
                <w:top w:val="none" w:sz="0" w:space="0" w:color="auto"/>
                <w:left w:val="none" w:sz="0" w:space="0" w:color="auto"/>
                <w:bottom w:val="none" w:sz="0" w:space="0" w:color="auto"/>
                <w:right w:val="none" w:sz="0" w:space="0" w:color="auto"/>
              </w:divBdr>
            </w:div>
            <w:div w:id="607933702">
              <w:marLeft w:val="0"/>
              <w:marRight w:val="0"/>
              <w:marTop w:val="0"/>
              <w:marBottom w:val="0"/>
              <w:divBdr>
                <w:top w:val="none" w:sz="0" w:space="0" w:color="auto"/>
                <w:left w:val="none" w:sz="0" w:space="0" w:color="auto"/>
                <w:bottom w:val="none" w:sz="0" w:space="0" w:color="auto"/>
                <w:right w:val="none" w:sz="0" w:space="0" w:color="auto"/>
              </w:divBdr>
            </w:div>
            <w:div w:id="1618216616">
              <w:marLeft w:val="0"/>
              <w:marRight w:val="0"/>
              <w:marTop w:val="0"/>
              <w:marBottom w:val="0"/>
              <w:divBdr>
                <w:top w:val="none" w:sz="0" w:space="0" w:color="auto"/>
                <w:left w:val="none" w:sz="0" w:space="0" w:color="auto"/>
                <w:bottom w:val="none" w:sz="0" w:space="0" w:color="auto"/>
                <w:right w:val="none" w:sz="0" w:space="0" w:color="auto"/>
              </w:divBdr>
            </w:div>
            <w:div w:id="1948999924">
              <w:marLeft w:val="0"/>
              <w:marRight w:val="0"/>
              <w:marTop w:val="0"/>
              <w:marBottom w:val="0"/>
              <w:divBdr>
                <w:top w:val="none" w:sz="0" w:space="0" w:color="auto"/>
                <w:left w:val="none" w:sz="0" w:space="0" w:color="auto"/>
                <w:bottom w:val="none" w:sz="0" w:space="0" w:color="auto"/>
                <w:right w:val="none" w:sz="0" w:space="0" w:color="auto"/>
              </w:divBdr>
            </w:div>
            <w:div w:id="69619767">
              <w:marLeft w:val="0"/>
              <w:marRight w:val="0"/>
              <w:marTop w:val="0"/>
              <w:marBottom w:val="0"/>
              <w:divBdr>
                <w:top w:val="none" w:sz="0" w:space="0" w:color="auto"/>
                <w:left w:val="none" w:sz="0" w:space="0" w:color="auto"/>
                <w:bottom w:val="none" w:sz="0" w:space="0" w:color="auto"/>
                <w:right w:val="none" w:sz="0" w:space="0" w:color="auto"/>
              </w:divBdr>
            </w:div>
            <w:div w:id="1806317352">
              <w:marLeft w:val="0"/>
              <w:marRight w:val="0"/>
              <w:marTop w:val="0"/>
              <w:marBottom w:val="0"/>
              <w:divBdr>
                <w:top w:val="none" w:sz="0" w:space="0" w:color="auto"/>
                <w:left w:val="none" w:sz="0" w:space="0" w:color="auto"/>
                <w:bottom w:val="none" w:sz="0" w:space="0" w:color="auto"/>
                <w:right w:val="none" w:sz="0" w:space="0" w:color="auto"/>
              </w:divBdr>
            </w:div>
            <w:div w:id="513885211">
              <w:marLeft w:val="0"/>
              <w:marRight w:val="0"/>
              <w:marTop w:val="0"/>
              <w:marBottom w:val="0"/>
              <w:divBdr>
                <w:top w:val="none" w:sz="0" w:space="0" w:color="auto"/>
                <w:left w:val="none" w:sz="0" w:space="0" w:color="auto"/>
                <w:bottom w:val="none" w:sz="0" w:space="0" w:color="auto"/>
                <w:right w:val="none" w:sz="0" w:space="0" w:color="auto"/>
              </w:divBdr>
            </w:div>
            <w:div w:id="1715957515">
              <w:marLeft w:val="0"/>
              <w:marRight w:val="0"/>
              <w:marTop w:val="0"/>
              <w:marBottom w:val="0"/>
              <w:divBdr>
                <w:top w:val="none" w:sz="0" w:space="0" w:color="auto"/>
                <w:left w:val="none" w:sz="0" w:space="0" w:color="auto"/>
                <w:bottom w:val="none" w:sz="0" w:space="0" w:color="auto"/>
                <w:right w:val="none" w:sz="0" w:space="0" w:color="auto"/>
              </w:divBdr>
            </w:div>
            <w:div w:id="490683064">
              <w:marLeft w:val="0"/>
              <w:marRight w:val="0"/>
              <w:marTop w:val="0"/>
              <w:marBottom w:val="0"/>
              <w:divBdr>
                <w:top w:val="none" w:sz="0" w:space="0" w:color="auto"/>
                <w:left w:val="none" w:sz="0" w:space="0" w:color="auto"/>
                <w:bottom w:val="none" w:sz="0" w:space="0" w:color="auto"/>
                <w:right w:val="none" w:sz="0" w:space="0" w:color="auto"/>
              </w:divBdr>
            </w:div>
            <w:div w:id="1197039835">
              <w:marLeft w:val="0"/>
              <w:marRight w:val="0"/>
              <w:marTop w:val="0"/>
              <w:marBottom w:val="0"/>
              <w:divBdr>
                <w:top w:val="none" w:sz="0" w:space="0" w:color="auto"/>
                <w:left w:val="none" w:sz="0" w:space="0" w:color="auto"/>
                <w:bottom w:val="none" w:sz="0" w:space="0" w:color="auto"/>
                <w:right w:val="none" w:sz="0" w:space="0" w:color="auto"/>
              </w:divBdr>
            </w:div>
            <w:div w:id="1219516799">
              <w:marLeft w:val="0"/>
              <w:marRight w:val="0"/>
              <w:marTop w:val="0"/>
              <w:marBottom w:val="0"/>
              <w:divBdr>
                <w:top w:val="none" w:sz="0" w:space="0" w:color="auto"/>
                <w:left w:val="none" w:sz="0" w:space="0" w:color="auto"/>
                <w:bottom w:val="none" w:sz="0" w:space="0" w:color="auto"/>
                <w:right w:val="none" w:sz="0" w:space="0" w:color="auto"/>
              </w:divBdr>
            </w:div>
            <w:div w:id="1974403879">
              <w:marLeft w:val="0"/>
              <w:marRight w:val="0"/>
              <w:marTop w:val="0"/>
              <w:marBottom w:val="0"/>
              <w:divBdr>
                <w:top w:val="none" w:sz="0" w:space="0" w:color="auto"/>
                <w:left w:val="none" w:sz="0" w:space="0" w:color="auto"/>
                <w:bottom w:val="none" w:sz="0" w:space="0" w:color="auto"/>
                <w:right w:val="none" w:sz="0" w:space="0" w:color="auto"/>
              </w:divBdr>
            </w:div>
            <w:div w:id="2030912116">
              <w:marLeft w:val="0"/>
              <w:marRight w:val="0"/>
              <w:marTop w:val="0"/>
              <w:marBottom w:val="0"/>
              <w:divBdr>
                <w:top w:val="none" w:sz="0" w:space="0" w:color="auto"/>
                <w:left w:val="none" w:sz="0" w:space="0" w:color="auto"/>
                <w:bottom w:val="none" w:sz="0" w:space="0" w:color="auto"/>
                <w:right w:val="none" w:sz="0" w:space="0" w:color="auto"/>
              </w:divBdr>
            </w:div>
            <w:div w:id="1836997722">
              <w:marLeft w:val="0"/>
              <w:marRight w:val="0"/>
              <w:marTop w:val="0"/>
              <w:marBottom w:val="0"/>
              <w:divBdr>
                <w:top w:val="none" w:sz="0" w:space="0" w:color="auto"/>
                <w:left w:val="none" w:sz="0" w:space="0" w:color="auto"/>
                <w:bottom w:val="none" w:sz="0" w:space="0" w:color="auto"/>
                <w:right w:val="none" w:sz="0" w:space="0" w:color="auto"/>
              </w:divBdr>
            </w:div>
            <w:div w:id="440033264">
              <w:marLeft w:val="0"/>
              <w:marRight w:val="0"/>
              <w:marTop w:val="0"/>
              <w:marBottom w:val="0"/>
              <w:divBdr>
                <w:top w:val="none" w:sz="0" w:space="0" w:color="auto"/>
                <w:left w:val="none" w:sz="0" w:space="0" w:color="auto"/>
                <w:bottom w:val="none" w:sz="0" w:space="0" w:color="auto"/>
                <w:right w:val="none" w:sz="0" w:space="0" w:color="auto"/>
              </w:divBdr>
            </w:div>
            <w:div w:id="348870383">
              <w:marLeft w:val="0"/>
              <w:marRight w:val="0"/>
              <w:marTop w:val="0"/>
              <w:marBottom w:val="0"/>
              <w:divBdr>
                <w:top w:val="none" w:sz="0" w:space="0" w:color="auto"/>
                <w:left w:val="none" w:sz="0" w:space="0" w:color="auto"/>
                <w:bottom w:val="none" w:sz="0" w:space="0" w:color="auto"/>
                <w:right w:val="none" w:sz="0" w:space="0" w:color="auto"/>
              </w:divBdr>
            </w:div>
            <w:div w:id="1075937187">
              <w:marLeft w:val="0"/>
              <w:marRight w:val="0"/>
              <w:marTop w:val="0"/>
              <w:marBottom w:val="0"/>
              <w:divBdr>
                <w:top w:val="none" w:sz="0" w:space="0" w:color="auto"/>
                <w:left w:val="none" w:sz="0" w:space="0" w:color="auto"/>
                <w:bottom w:val="none" w:sz="0" w:space="0" w:color="auto"/>
                <w:right w:val="none" w:sz="0" w:space="0" w:color="auto"/>
              </w:divBdr>
            </w:div>
            <w:div w:id="1267083030">
              <w:marLeft w:val="0"/>
              <w:marRight w:val="0"/>
              <w:marTop w:val="0"/>
              <w:marBottom w:val="0"/>
              <w:divBdr>
                <w:top w:val="none" w:sz="0" w:space="0" w:color="auto"/>
                <w:left w:val="none" w:sz="0" w:space="0" w:color="auto"/>
                <w:bottom w:val="none" w:sz="0" w:space="0" w:color="auto"/>
                <w:right w:val="none" w:sz="0" w:space="0" w:color="auto"/>
              </w:divBdr>
            </w:div>
            <w:div w:id="340276680">
              <w:marLeft w:val="0"/>
              <w:marRight w:val="0"/>
              <w:marTop w:val="0"/>
              <w:marBottom w:val="0"/>
              <w:divBdr>
                <w:top w:val="none" w:sz="0" w:space="0" w:color="auto"/>
                <w:left w:val="none" w:sz="0" w:space="0" w:color="auto"/>
                <w:bottom w:val="none" w:sz="0" w:space="0" w:color="auto"/>
                <w:right w:val="none" w:sz="0" w:space="0" w:color="auto"/>
              </w:divBdr>
            </w:div>
            <w:div w:id="1052270330">
              <w:marLeft w:val="0"/>
              <w:marRight w:val="0"/>
              <w:marTop w:val="0"/>
              <w:marBottom w:val="0"/>
              <w:divBdr>
                <w:top w:val="none" w:sz="0" w:space="0" w:color="auto"/>
                <w:left w:val="none" w:sz="0" w:space="0" w:color="auto"/>
                <w:bottom w:val="none" w:sz="0" w:space="0" w:color="auto"/>
                <w:right w:val="none" w:sz="0" w:space="0" w:color="auto"/>
              </w:divBdr>
            </w:div>
            <w:div w:id="1212230594">
              <w:marLeft w:val="0"/>
              <w:marRight w:val="0"/>
              <w:marTop w:val="0"/>
              <w:marBottom w:val="0"/>
              <w:divBdr>
                <w:top w:val="none" w:sz="0" w:space="0" w:color="auto"/>
                <w:left w:val="none" w:sz="0" w:space="0" w:color="auto"/>
                <w:bottom w:val="none" w:sz="0" w:space="0" w:color="auto"/>
                <w:right w:val="none" w:sz="0" w:space="0" w:color="auto"/>
              </w:divBdr>
            </w:div>
            <w:div w:id="1106730650">
              <w:marLeft w:val="0"/>
              <w:marRight w:val="0"/>
              <w:marTop w:val="0"/>
              <w:marBottom w:val="0"/>
              <w:divBdr>
                <w:top w:val="none" w:sz="0" w:space="0" w:color="auto"/>
                <w:left w:val="none" w:sz="0" w:space="0" w:color="auto"/>
                <w:bottom w:val="none" w:sz="0" w:space="0" w:color="auto"/>
                <w:right w:val="none" w:sz="0" w:space="0" w:color="auto"/>
              </w:divBdr>
            </w:div>
            <w:div w:id="1273171579">
              <w:marLeft w:val="0"/>
              <w:marRight w:val="0"/>
              <w:marTop w:val="0"/>
              <w:marBottom w:val="0"/>
              <w:divBdr>
                <w:top w:val="none" w:sz="0" w:space="0" w:color="auto"/>
                <w:left w:val="none" w:sz="0" w:space="0" w:color="auto"/>
                <w:bottom w:val="none" w:sz="0" w:space="0" w:color="auto"/>
                <w:right w:val="none" w:sz="0" w:space="0" w:color="auto"/>
              </w:divBdr>
            </w:div>
            <w:div w:id="436488196">
              <w:marLeft w:val="0"/>
              <w:marRight w:val="0"/>
              <w:marTop w:val="0"/>
              <w:marBottom w:val="0"/>
              <w:divBdr>
                <w:top w:val="none" w:sz="0" w:space="0" w:color="auto"/>
                <w:left w:val="none" w:sz="0" w:space="0" w:color="auto"/>
                <w:bottom w:val="none" w:sz="0" w:space="0" w:color="auto"/>
                <w:right w:val="none" w:sz="0" w:space="0" w:color="auto"/>
              </w:divBdr>
            </w:div>
            <w:div w:id="1608079495">
              <w:marLeft w:val="0"/>
              <w:marRight w:val="0"/>
              <w:marTop w:val="0"/>
              <w:marBottom w:val="0"/>
              <w:divBdr>
                <w:top w:val="none" w:sz="0" w:space="0" w:color="auto"/>
                <w:left w:val="none" w:sz="0" w:space="0" w:color="auto"/>
                <w:bottom w:val="none" w:sz="0" w:space="0" w:color="auto"/>
                <w:right w:val="none" w:sz="0" w:space="0" w:color="auto"/>
              </w:divBdr>
            </w:div>
            <w:div w:id="1710645468">
              <w:marLeft w:val="0"/>
              <w:marRight w:val="0"/>
              <w:marTop w:val="0"/>
              <w:marBottom w:val="0"/>
              <w:divBdr>
                <w:top w:val="none" w:sz="0" w:space="0" w:color="auto"/>
                <w:left w:val="none" w:sz="0" w:space="0" w:color="auto"/>
                <w:bottom w:val="none" w:sz="0" w:space="0" w:color="auto"/>
                <w:right w:val="none" w:sz="0" w:space="0" w:color="auto"/>
              </w:divBdr>
            </w:div>
            <w:div w:id="1872303042">
              <w:marLeft w:val="0"/>
              <w:marRight w:val="0"/>
              <w:marTop w:val="0"/>
              <w:marBottom w:val="0"/>
              <w:divBdr>
                <w:top w:val="none" w:sz="0" w:space="0" w:color="auto"/>
                <w:left w:val="none" w:sz="0" w:space="0" w:color="auto"/>
                <w:bottom w:val="none" w:sz="0" w:space="0" w:color="auto"/>
                <w:right w:val="none" w:sz="0" w:space="0" w:color="auto"/>
              </w:divBdr>
            </w:div>
            <w:div w:id="165944759">
              <w:marLeft w:val="0"/>
              <w:marRight w:val="0"/>
              <w:marTop w:val="0"/>
              <w:marBottom w:val="0"/>
              <w:divBdr>
                <w:top w:val="none" w:sz="0" w:space="0" w:color="auto"/>
                <w:left w:val="none" w:sz="0" w:space="0" w:color="auto"/>
                <w:bottom w:val="none" w:sz="0" w:space="0" w:color="auto"/>
                <w:right w:val="none" w:sz="0" w:space="0" w:color="auto"/>
              </w:divBdr>
            </w:div>
            <w:div w:id="52579815">
              <w:marLeft w:val="0"/>
              <w:marRight w:val="0"/>
              <w:marTop w:val="0"/>
              <w:marBottom w:val="0"/>
              <w:divBdr>
                <w:top w:val="none" w:sz="0" w:space="0" w:color="auto"/>
                <w:left w:val="none" w:sz="0" w:space="0" w:color="auto"/>
                <w:bottom w:val="none" w:sz="0" w:space="0" w:color="auto"/>
                <w:right w:val="none" w:sz="0" w:space="0" w:color="auto"/>
              </w:divBdr>
            </w:div>
            <w:div w:id="1075975257">
              <w:marLeft w:val="0"/>
              <w:marRight w:val="0"/>
              <w:marTop w:val="0"/>
              <w:marBottom w:val="0"/>
              <w:divBdr>
                <w:top w:val="none" w:sz="0" w:space="0" w:color="auto"/>
                <w:left w:val="none" w:sz="0" w:space="0" w:color="auto"/>
                <w:bottom w:val="none" w:sz="0" w:space="0" w:color="auto"/>
                <w:right w:val="none" w:sz="0" w:space="0" w:color="auto"/>
              </w:divBdr>
            </w:div>
            <w:div w:id="420372449">
              <w:marLeft w:val="0"/>
              <w:marRight w:val="0"/>
              <w:marTop w:val="0"/>
              <w:marBottom w:val="0"/>
              <w:divBdr>
                <w:top w:val="none" w:sz="0" w:space="0" w:color="auto"/>
                <w:left w:val="none" w:sz="0" w:space="0" w:color="auto"/>
                <w:bottom w:val="none" w:sz="0" w:space="0" w:color="auto"/>
                <w:right w:val="none" w:sz="0" w:space="0" w:color="auto"/>
              </w:divBdr>
            </w:div>
            <w:div w:id="1363752146">
              <w:marLeft w:val="0"/>
              <w:marRight w:val="0"/>
              <w:marTop w:val="0"/>
              <w:marBottom w:val="0"/>
              <w:divBdr>
                <w:top w:val="none" w:sz="0" w:space="0" w:color="auto"/>
                <w:left w:val="none" w:sz="0" w:space="0" w:color="auto"/>
                <w:bottom w:val="none" w:sz="0" w:space="0" w:color="auto"/>
                <w:right w:val="none" w:sz="0" w:space="0" w:color="auto"/>
              </w:divBdr>
            </w:div>
            <w:div w:id="2066299220">
              <w:marLeft w:val="0"/>
              <w:marRight w:val="0"/>
              <w:marTop w:val="0"/>
              <w:marBottom w:val="0"/>
              <w:divBdr>
                <w:top w:val="none" w:sz="0" w:space="0" w:color="auto"/>
                <w:left w:val="none" w:sz="0" w:space="0" w:color="auto"/>
                <w:bottom w:val="none" w:sz="0" w:space="0" w:color="auto"/>
                <w:right w:val="none" w:sz="0" w:space="0" w:color="auto"/>
              </w:divBdr>
            </w:div>
            <w:div w:id="1796631723">
              <w:marLeft w:val="0"/>
              <w:marRight w:val="0"/>
              <w:marTop w:val="0"/>
              <w:marBottom w:val="0"/>
              <w:divBdr>
                <w:top w:val="none" w:sz="0" w:space="0" w:color="auto"/>
                <w:left w:val="none" w:sz="0" w:space="0" w:color="auto"/>
                <w:bottom w:val="none" w:sz="0" w:space="0" w:color="auto"/>
                <w:right w:val="none" w:sz="0" w:space="0" w:color="auto"/>
              </w:divBdr>
            </w:div>
            <w:div w:id="108355903">
              <w:marLeft w:val="0"/>
              <w:marRight w:val="0"/>
              <w:marTop w:val="0"/>
              <w:marBottom w:val="0"/>
              <w:divBdr>
                <w:top w:val="none" w:sz="0" w:space="0" w:color="auto"/>
                <w:left w:val="none" w:sz="0" w:space="0" w:color="auto"/>
                <w:bottom w:val="none" w:sz="0" w:space="0" w:color="auto"/>
                <w:right w:val="none" w:sz="0" w:space="0" w:color="auto"/>
              </w:divBdr>
            </w:div>
            <w:div w:id="1279986892">
              <w:marLeft w:val="0"/>
              <w:marRight w:val="0"/>
              <w:marTop w:val="0"/>
              <w:marBottom w:val="0"/>
              <w:divBdr>
                <w:top w:val="none" w:sz="0" w:space="0" w:color="auto"/>
                <w:left w:val="none" w:sz="0" w:space="0" w:color="auto"/>
                <w:bottom w:val="none" w:sz="0" w:space="0" w:color="auto"/>
                <w:right w:val="none" w:sz="0" w:space="0" w:color="auto"/>
              </w:divBdr>
            </w:div>
            <w:div w:id="157307565">
              <w:marLeft w:val="0"/>
              <w:marRight w:val="0"/>
              <w:marTop w:val="0"/>
              <w:marBottom w:val="0"/>
              <w:divBdr>
                <w:top w:val="none" w:sz="0" w:space="0" w:color="auto"/>
                <w:left w:val="none" w:sz="0" w:space="0" w:color="auto"/>
                <w:bottom w:val="none" w:sz="0" w:space="0" w:color="auto"/>
                <w:right w:val="none" w:sz="0" w:space="0" w:color="auto"/>
              </w:divBdr>
            </w:div>
            <w:div w:id="1277172729">
              <w:marLeft w:val="0"/>
              <w:marRight w:val="0"/>
              <w:marTop w:val="0"/>
              <w:marBottom w:val="0"/>
              <w:divBdr>
                <w:top w:val="none" w:sz="0" w:space="0" w:color="auto"/>
                <w:left w:val="none" w:sz="0" w:space="0" w:color="auto"/>
                <w:bottom w:val="none" w:sz="0" w:space="0" w:color="auto"/>
                <w:right w:val="none" w:sz="0" w:space="0" w:color="auto"/>
              </w:divBdr>
            </w:div>
            <w:div w:id="1059355258">
              <w:marLeft w:val="0"/>
              <w:marRight w:val="0"/>
              <w:marTop w:val="0"/>
              <w:marBottom w:val="0"/>
              <w:divBdr>
                <w:top w:val="none" w:sz="0" w:space="0" w:color="auto"/>
                <w:left w:val="none" w:sz="0" w:space="0" w:color="auto"/>
                <w:bottom w:val="none" w:sz="0" w:space="0" w:color="auto"/>
                <w:right w:val="none" w:sz="0" w:space="0" w:color="auto"/>
              </w:divBdr>
            </w:div>
            <w:div w:id="1479033458">
              <w:marLeft w:val="0"/>
              <w:marRight w:val="0"/>
              <w:marTop w:val="0"/>
              <w:marBottom w:val="0"/>
              <w:divBdr>
                <w:top w:val="none" w:sz="0" w:space="0" w:color="auto"/>
                <w:left w:val="none" w:sz="0" w:space="0" w:color="auto"/>
                <w:bottom w:val="none" w:sz="0" w:space="0" w:color="auto"/>
                <w:right w:val="none" w:sz="0" w:space="0" w:color="auto"/>
              </w:divBdr>
            </w:div>
            <w:div w:id="423963153">
              <w:marLeft w:val="0"/>
              <w:marRight w:val="0"/>
              <w:marTop w:val="0"/>
              <w:marBottom w:val="0"/>
              <w:divBdr>
                <w:top w:val="none" w:sz="0" w:space="0" w:color="auto"/>
                <w:left w:val="none" w:sz="0" w:space="0" w:color="auto"/>
                <w:bottom w:val="none" w:sz="0" w:space="0" w:color="auto"/>
                <w:right w:val="none" w:sz="0" w:space="0" w:color="auto"/>
              </w:divBdr>
            </w:div>
            <w:div w:id="1441602806">
              <w:marLeft w:val="0"/>
              <w:marRight w:val="0"/>
              <w:marTop w:val="0"/>
              <w:marBottom w:val="0"/>
              <w:divBdr>
                <w:top w:val="none" w:sz="0" w:space="0" w:color="auto"/>
                <w:left w:val="none" w:sz="0" w:space="0" w:color="auto"/>
                <w:bottom w:val="none" w:sz="0" w:space="0" w:color="auto"/>
                <w:right w:val="none" w:sz="0" w:space="0" w:color="auto"/>
              </w:divBdr>
            </w:div>
            <w:div w:id="504438468">
              <w:marLeft w:val="0"/>
              <w:marRight w:val="0"/>
              <w:marTop w:val="0"/>
              <w:marBottom w:val="0"/>
              <w:divBdr>
                <w:top w:val="none" w:sz="0" w:space="0" w:color="auto"/>
                <w:left w:val="none" w:sz="0" w:space="0" w:color="auto"/>
                <w:bottom w:val="none" w:sz="0" w:space="0" w:color="auto"/>
                <w:right w:val="none" w:sz="0" w:space="0" w:color="auto"/>
              </w:divBdr>
            </w:div>
            <w:div w:id="1239752025">
              <w:marLeft w:val="0"/>
              <w:marRight w:val="0"/>
              <w:marTop w:val="0"/>
              <w:marBottom w:val="0"/>
              <w:divBdr>
                <w:top w:val="none" w:sz="0" w:space="0" w:color="auto"/>
                <w:left w:val="none" w:sz="0" w:space="0" w:color="auto"/>
                <w:bottom w:val="none" w:sz="0" w:space="0" w:color="auto"/>
                <w:right w:val="none" w:sz="0" w:space="0" w:color="auto"/>
              </w:divBdr>
            </w:div>
            <w:div w:id="2118015643">
              <w:marLeft w:val="0"/>
              <w:marRight w:val="0"/>
              <w:marTop w:val="0"/>
              <w:marBottom w:val="0"/>
              <w:divBdr>
                <w:top w:val="none" w:sz="0" w:space="0" w:color="auto"/>
                <w:left w:val="none" w:sz="0" w:space="0" w:color="auto"/>
                <w:bottom w:val="none" w:sz="0" w:space="0" w:color="auto"/>
                <w:right w:val="none" w:sz="0" w:space="0" w:color="auto"/>
              </w:divBdr>
            </w:div>
            <w:div w:id="19553423">
              <w:marLeft w:val="0"/>
              <w:marRight w:val="0"/>
              <w:marTop w:val="0"/>
              <w:marBottom w:val="0"/>
              <w:divBdr>
                <w:top w:val="none" w:sz="0" w:space="0" w:color="auto"/>
                <w:left w:val="none" w:sz="0" w:space="0" w:color="auto"/>
                <w:bottom w:val="none" w:sz="0" w:space="0" w:color="auto"/>
                <w:right w:val="none" w:sz="0" w:space="0" w:color="auto"/>
              </w:divBdr>
            </w:div>
            <w:div w:id="2062899513">
              <w:marLeft w:val="0"/>
              <w:marRight w:val="0"/>
              <w:marTop w:val="0"/>
              <w:marBottom w:val="0"/>
              <w:divBdr>
                <w:top w:val="none" w:sz="0" w:space="0" w:color="auto"/>
                <w:left w:val="none" w:sz="0" w:space="0" w:color="auto"/>
                <w:bottom w:val="none" w:sz="0" w:space="0" w:color="auto"/>
                <w:right w:val="none" w:sz="0" w:space="0" w:color="auto"/>
              </w:divBdr>
            </w:div>
            <w:div w:id="2138448339">
              <w:marLeft w:val="0"/>
              <w:marRight w:val="0"/>
              <w:marTop w:val="0"/>
              <w:marBottom w:val="0"/>
              <w:divBdr>
                <w:top w:val="none" w:sz="0" w:space="0" w:color="auto"/>
                <w:left w:val="none" w:sz="0" w:space="0" w:color="auto"/>
                <w:bottom w:val="none" w:sz="0" w:space="0" w:color="auto"/>
                <w:right w:val="none" w:sz="0" w:space="0" w:color="auto"/>
              </w:divBdr>
            </w:div>
            <w:div w:id="1004091927">
              <w:marLeft w:val="0"/>
              <w:marRight w:val="0"/>
              <w:marTop w:val="0"/>
              <w:marBottom w:val="0"/>
              <w:divBdr>
                <w:top w:val="none" w:sz="0" w:space="0" w:color="auto"/>
                <w:left w:val="none" w:sz="0" w:space="0" w:color="auto"/>
                <w:bottom w:val="none" w:sz="0" w:space="0" w:color="auto"/>
                <w:right w:val="none" w:sz="0" w:space="0" w:color="auto"/>
              </w:divBdr>
            </w:div>
            <w:div w:id="548223239">
              <w:marLeft w:val="0"/>
              <w:marRight w:val="0"/>
              <w:marTop w:val="0"/>
              <w:marBottom w:val="0"/>
              <w:divBdr>
                <w:top w:val="none" w:sz="0" w:space="0" w:color="auto"/>
                <w:left w:val="none" w:sz="0" w:space="0" w:color="auto"/>
                <w:bottom w:val="none" w:sz="0" w:space="0" w:color="auto"/>
                <w:right w:val="none" w:sz="0" w:space="0" w:color="auto"/>
              </w:divBdr>
            </w:div>
            <w:div w:id="1645895077">
              <w:marLeft w:val="0"/>
              <w:marRight w:val="0"/>
              <w:marTop w:val="0"/>
              <w:marBottom w:val="0"/>
              <w:divBdr>
                <w:top w:val="none" w:sz="0" w:space="0" w:color="auto"/>
                <w:left w:val="none" w:sz="0" w:space="0" w:color="auto"/>
                <w:bottom w:val="none" w:sz="0" w:space="0" w:color="auto"/>
                <w:right w:val="none" w:sz="0" w:space="0" w:color="auto"/>
              </w:divBdr>
            </w:div>
            <w:div w:id="463543586">
              <w:marLeft w:val="0"/>
              <w:marRight w:val="0"/>
              <w:marTop w:val="0"/>
              <w:marBottom w:val="0"/>
              <w:divBdr>
                <w:top w:val="none" w:sz="0" w:space="0" w:color="auto"/>
                <w:left w:val="none" w:sz="0" w:space="0" w:color="auto"/>
                <w:bottom w:val="none" w:sz="0" w:space="0" w:color="auto"/>
                <w:right w:val="none" w:sz="0" w:space="0" w:color="auto"/>
              </w:divBdr>
            </w:div>
            <w:div w:id="854729442">
              <w:marLeft w:val="0"/>
              <w:marRight w:val="0"/>
              <w:marTop w:val="0"/>
              <w:marBottom w:val="0"/>
              <w:divBdr>
                <w:top w:val="none" w:sz="0" w:space="0" w:color="auto"/>
                <w:left w:val="none" w:sz="0" w:space="0" w:color="auto"/>
                <w:bottom w:val="none" w:sz="0" w:space="0" w:color="auto"/>
                <w:right w:val="none" w:sz="0" w:space="0" w:color="auto"/>
              </w:divBdr>
            </w:div>
            <w:div w:id="1125663640">
              <w:marLeft w:val="0"/>
              <w:marRight w:val="0"/>
              <w:marTop w:val="0"/>
              <w:marBottom w:val="0"/>
              <w:divBdr>
                <w:top w:val="none" w:sz="0" w:space="0" w:color="auto"/>
                <w:left w:val="none" w:sz="0" w:space="0" w:color="auto"/>
                <w:bottom w:val="none" w:sz="0" w:space="0" w:color="auto"/>
                <w:right w:val="none" w:sz="0" w:space="0" w:color="auto"/>
              </w:divBdr>
            </w:div>
            <w:div w:id="879124777">
              <w:marLeft w:val="0"/>
              <w:marRight w:val="0"/>
              <w:marTop w:val="0"/>
              <w:marBottom w:val="0"/>
              <w:divBdr>
                <w:top w:val="none" w:sz="0" w:space="0" w:color="auto"/>
                <w:left w:val="none" w:sz="0" w:space="0" w:color="auto"/>
                <w:bottom w:val="none" w:sz="0" w:space="0" w:color="auto"/>
                <w:right w:val="none" w:sz="0" w:space="0" w:color="auto"/>
              </w:divBdr>
            </w:div>
            <w:div w:id="1968655816">
              <w:marLeft w:val="0"/>
              <w:marRight w:val="0"/>
              <w:marTop w:val="0"/>
              <w:marBottom w:val="0"/>
              <w:divBdr>
                <w:top w:val="none" w:sz="0" w:space="0" w:color="auto"/>
                <w:left w:val="none" w:sz="0" w:space="0" w:color="auto"/>
                <w:bottom w:val="none" w:sz="0" w:space="0" w:color="auto"/>
                <w:right w:val="none" w:sz="0" w:space="0" w:color="auto"/>
              </w:divBdr>
            </w:div>
            <w:div w:id="258562858">
              <w:marLeft w:val="0"/>
              <w:marRight w:val="0"/>
              <w:marTop w:val="0"/>
              <w:marBottom w:val="0"/>
              <w:divBdr>
                <w:top w:val="none" w:sz="0" w:space="0" w:color="auto"/>
                <w:left w:val="none" w:sz="0" w:space="0" w:color="auto"/>
                <w:bottom w:val="none" w:sz="0" w:space="0" w:color="auto"/>
                <w:right w:val="none" w:sz="0" w:space="0" w:color="auto"/>
              </w:divBdr>
            </w:div>
            <w:div w:id="1942756780">
              <w:marLeft w:val="0"/>
              <w:marRight w:val="0"/>
              <w:marTop w:val="0"/>
              <w:marBottom w:val="0"/>
              <w:divBdr>
                <w:top w:val="none" w:sz="0" w:space="0" w:color="auto"/>
                <w:left w:val="none" w:sz="0" w:space="0" w:color="auto"/>
                <w:bottom w:val="none" w:sz="0" w:space="0" w:color="auto"/>
                <w:right w:val="none" w:sz="0" w:space="0" w:color="auto"/>
              </w:divBdr>
            </w:div>
            <w:div w:id="1758597512">
              <w:marLeft w:val="0"/>
              <w:marRight w:val="0"/>
              <w:marTop w:val="0"/>
              <w:marBottom w:val="0"/>
              <w:divBdr>
                <w:top w:val="none" w:sz="0" w:space="0" w:color="auto"/>
                <w:left w:val="none" w:sz="0" w:space="0" w:color="auto"/>
                <w:bottom w:val="none" w:sz="0" w:space="0" w:color="auto"/>
                <w:right w:val="none" w:sz="0" w:space="0" w:color="auto"/>
              </w:divBdr>
            </w:div>
            <w:div w:id="622614807">
              <w:marLeft w:val="0"/>
              <w:marRight w:val="0"/>
              <w:marTop w:val="0"/>
              <w:marBottom w:val="0"/>
              <w:divBdr>
                <w:top w:val="none" w:sz="0" w:space="0" w:color="auto"/>
                <w:left w:val="none" w:sz="0" w:space="0" w:color="auto"/>
                <w:bottom w:val="none" w:sz="0" w:space="0" w:color="auto"/>
                <w:right w:val="none" w:sz="0" w:space="0" w:color="auto"/>
              </w:divBdr>
            </w:div>
            <w:div w:id="1771196875">
              <w:marLeft w:val="0"/>
              <w:marRight w:val="0"/>
              <w:marTop w:val="0"/>
              <w:marBottom w:val="0"/>
              <w:divBdr>
                <w:top w:val="none" w:sz="0" w:space="0" w:color="auto"/>
                <w:left w:val="none" w:sz="0" w:space="0" w:color="auto"/>
                <w:bottom w:val="none" w:sz="0" w:space="0" w:color="auto"/>
                <w:right w:val="none" w:sz="0" w:space="0" w:color="auto"/>
              </w:divBdr>
            </w:div>
            <w:div w:id="82455030">
              <w:marLeft w:val="0"/>
              <w:marRight w:val="0"/>
              <w:marTop w:val="0"/>
              <w:marBottom w:val="0"/>
              <w:divBdr>
                <w:top w:val="none" w:sz="0" w:space="0" w:color="auto"/>
                <w:left w:val="none" w:sz="0" w:space="0" w:color="auto"/>
                <w:bottom w:val="none" w:sz="0" w:space="0" w:color="auto"/>
                <w:right w:val="none" w:sz="0" w:space="0" w:color="auto"/>
              </w:divBdr>
            </w:div>
            <w:div w:id="1635402539">
              <w:marLeft w:val="0"/>
              <w:marRight w:val="0"/>
              <w:marTop w:val="0"/>
              <w:marBottom w:val="0"/>
              <w:divBdr>
                <w:top w:val="none" w:sz="0" w:space="0" w:color="auto"/>
                <w:left w:val="none" w:sz="0" w:space="0" w:color="auto"/>
                <w:bottom w:val="none" w:sz="0" w:space="0" w:color="auto"/>
                <w:right w:val="none" w:sz="0" w:space="0" w:color="auto"/>
              </w:divBdr>
            </w:div>
            <w:div w:id="1503667358">
              <w:marLeft w:val="0"/>
              <w:marRight w:val="0"/>
              <w:marTop w:val="0"/>
              <w:marBottom w:val="0"/>
              <w:divBdr>
                <w:top w:val="none" w:sz="0" w:space="0" w:color="auto"/>
                <w:left w:val="none" w:sz="0" w:space="0" w:color="auto"/>
                <w:bottom w:val="none" w:sz="0" w:space="0" w:color="auto"/>
                <w:right w:val="none" w:sz="0" w:space="0" w:color="auto"/>
              </w:divBdr>
            </w:div>
            <w:div w:id="1546795591">
              <w:marLeft w:val="0"/>
              <w:marRight w:val="0"/>
              <w:marTop w:val="0"/>
              <w:marBottom w:val="0"/>
              <w:divBdr>
                <w:top w:val="none" w:sz="0" w:space="0" w:color="auto"/>
                <w:left w:val="none" w:sz="0" w:space="0" w:color="auto"/>
                <w:bottom w:val="none" w:sz="0" w:space="0" w:color="auto"/>
                <w:right w:val="none" w:sz="0" w:space="0" w:color="auto"/>
              </w:divBdr>
            </w:div>
            <w:div w:id="1301764577">
              <w:marLeft w:val="0"/>
              <w:marRight w:val="0"/>
              <w:marTop w:val="0"/>
              <w:marBottom w:val="0"/>
              <w:divBdr>
                <w:top w:val="none" w:sz="0" w:space="0" w:color="auto"/>
                <w:left w:val="none" w:sz="0" w:space="0" w:color="auto"/>
                <w:bottom w:val="none" w:sz="0" w:space="0" w:color="auto"/>
                <w:right w:val="none" w:sz="0" w:space="0" w:color="auto"/>
              </w:divBdr>
            </w:div>
            <w:div w:id="637613731">
              <w:marLeft w:val="0"/>
              <w:marRight w:val="0"/>
              <w:marTop w:val="0"/>
              <w:marBottom w:val="0"/>
              <w:divBdr>
                <w:top w:val="none" w:sz="0" w:space="0" w:color="auto"/>
                <w:left w:val="none" w:sz="0" w:space="0" w:color="auto"/>
                <w:bottom w:val="none" w:sz="0" w:space="0" w:color="auto"/>
                <w:right w:val="none" w:sz="0" w:space="0" w:color="auto"/>
              </w:divBdr>
            </w:div>
            <w:div w:id="402610487">
              <w:marLeft w:val="0"/>
              <w:marRight w:val="0"/>
              <w:marTop w:val="0"/>
              <w:marBottom w:val="0"/>
              <w:divBdr>
                <w:top w:val="none" w:sz="0" w:space="0" w:color="auto"/>
                <w:left w:val="none" w:sz="0" w:space="0" w:color="auto"/>
                <w:bottom w:val="none" w:sz="0" w:space="0" w:color="auto"/>
                <w:right w:val="none" w:sz="0" w:space="0" w:color="auto"/>
              </w:divBdr>
            </w:div>
            <w:div w:id="1042823219">
              <w:marLeft w:val="0"/>
              <w:marRight w:val="0"/>
              <w:marTop w:val="0"/>
              <w:marBottom w:val="0"/>
              <w:divBdr>
                <w:top w:val="none" w:sz="0" w:space="0" w:color="auto"/>
                <w:left w:val="none" w:sz="0" w:space="0" w:color="auto"/>
                <w:bottom w:val="none" w:sz="0" w:space="0" w:color="auto"/>
                <w:right w:val="none" w:sz="0" w:space="0" w:color="auto"/>
              </w:divBdr>
            </w:div>
            <w:div w:id="457795569">
              <w:marLeft w:val="0"/>
              <w:marRight w:val="0"/>
              <w:marTop w:val="0"/>
              <w:marBottom w:val="0"/>
              <w:divBdr>
                <w:top w:val="none" w:sz="0" w:space="0" w:color="auto"/>
                <w:left w:val="none" w:sz="0" w:space="0" w:color="auto"/>
                <w:bottom w:val="none" w:sz="0" w:space="0" w:color="auto"/>
                <w:right w:val="none" w:sz="0" w:space="0" w:color="auto"/>
              </w:divBdr>
            </w:div>
            <w:div w:id="785004814">
              <w:marLeft w:val="0"/>
              <w:marRight w:val="0"/>
              <w:marTop w:val="0"/>
              <w:marBottom w:val="0"/>
              <w:divBdr>
                <w:top w:val="none" w:sz="0" w:space="0" w:color="auto"/>
                <w:left w:val="none" w:sz="0" w:space="0" w:color="auto"/>
                <w:bottom w:val="none" w:sz="0" w:space="0" w:color="auto"/>
                <w:right w:val="none" w:sz="0" w:space="0" w:color="auto"/>
              </w:divBdr>
            </w:div>
            <w:div w:id="1638143233">
              <w:marLeft w:val="0"/>
              <w:marRight w:val="0"/>
              <w:marTop w:val="0"/>
              <w:marBottom w:val="0"/>
              <w:divBdr>
                <w:top w:val="none" w:sz="0" w:space="0" w:color="auto"/>
                <w:left w:val="none" w:sz="0" w:space="0" w:color="auto"/>
                <w:bottom w:val="none" w:sz="0" w:space="0" w:color="auto"/>
                <w:right w:val="none" w:sz="0" w:space="0" w:color="auto"/>
              </w:divBdr>
            </w:div>
            <w:div w:id="1449273045">
              <w:marLeft w:val="0"/>
              <w:marRight w:val="0"/>
              <w:marTop w:val="0"/>
              <w:marBottom w:val="0"/>
              <w:divBdr>
                <w:top w:val="none" w:sz="0" w:space="0" w:color="auto"/>
                <w:left w:val="none" w:sz="0" w:space="0" w:color="auto"/>
                <w:bottom w:val="none" w:sz="0" w:space="0" w:color="auto"/>
                <w:right w:val="none" w:sz="0" w:space="0" w:color="auto"/>
              </w:divBdr>
            </w:div>
            <w:div w:id="1301034384">
              <w:marLeft w:val="0"/>
              <w:marRight w:val="0"/>
              <w:marTop w:val="0"/>
              <w:marBottom w:val="0"/>
              <w:divBdr>
                <w:top w:val="none" w:sz="0" w:space="0" w:color="auto"/>
                <w:left w:val="none" w:sz="0" w:space="0" w:color="auto"/>
                <w:bottom w:val="none" w:sz="0" w:space="0" w:color="auto"/>
                <w:right w:val="none" w:sz="0" w:space="0" w:color="auto"/>
              </w:divBdr>
            </w:div>
            <w:div w:id="2095929636">
              <w:marLeft w:val="0"/>
              <w:marRight w:val="0"/>
              <w:marTop w:val="0"/>
              <w:marBottom w:val="0"/>
              <w:divBdr>
                <w:top w:val="none" w:sz="0" w:space="0" w:color="auto"/>
                <w:left w:val="none" w:sz="0" w:space="0" w:color="auto"/>
                <w:bottom w:val="none" w:sz="0" w:space="0" w:color="auto"/>
                <w:right w:val="none" w:sz="0" w:space="0" w:color="auto"/>
              </w:divBdr>
            </w:div>
            <w:div w:id="1262640445">
              <w:marLeft w:val="0"/>
              <w:marRight w:val="0"/>
              <w:marTop w:val="0"/>
              <w:marBottom w:val="0"/>
              <w:divBdr>
                <w:top w:val="none" w:sz="0" w:space="0" w:color="auto"/>
                <w:left w:val="none" w:sz="0" w:space="0" w:color="auto"/>
                <w:bottom w:val="none" w:sz="0" w:space="0" w:color="auto"/>
                <w:right w:val="none" w:sz="0" w:space="0" w:color="auto"/>
              </w:divBdr>
            </w:div>
            <w:div w:id="330062968">
              <w:marLeft w:val="0"/>
              <w:marRight w:val="0"/>
              <w:marTop w:val="0"/>
              <w:marBottom w:val="0"/>
              <w:divBdr>
                <w:top w:val="none" w:sz="0" w:space="0" w:color="auto"/>
                <w:left w:val="none" w:sz="0" w:space="0" w:color="auto"/>
                <w:bottom w:val="none" w:sz="0" w:space="0" w:color="auto"/>
                <w:right w:val="none" w:sz="0" w:space="0" w:color="auto"/>
              </w:divBdr>
            </w:div>
            <w:div w:id="2124693002">
              <w:marLeft w:val="0"/>
              <w:marRight w:val="0"/>
              <w:marTop w:val="0"/>
              <w:marBottom w:val="0"/>
              <w:divBdr>
                <w:top w:val="none" w:sz="0" w:space="0" w:color="auto"/>
                <w:left w:val="none" w:sz="0" w:space="0" w:color="auto"/>
                <w:bottom w:val="none" w:sz="0" w:space="0" w:color="auto"/>
                <w:right w:val="none" w:sz="0" w:space="0" w:color="auto"/>
              </w:divBdr>
            </w:div>
            <w:div w:id="841314318">
              <w:marLeft w:val="0"/>
              <w:marRight w:val="0"/>
              <w:marTop w:val="0"/>
              <w:marBottom w:val="0"/>
              <w:divBdr>
                <w:top w:val="none" w:sz="0" w:space="0" w:color="auto"/>
                <w:left w:val="none" w:sz="0" w:space="0" w:color="auto"/>
                <w:bottom w:val="none" w:sz="0" w:space="0" w:color="auto"/>
                <w:right w:val="none" w:sz="0" w:space="0" w:color="auto"/>
              </w:divBdr>
            </w:div>
            <w:div w:id="1997688657">
              <w:marLeft w:val="0"/>
              <w:marRight w:val="0"/>
              <w:marTop w:val="0"/>
              <w:marBottom w:val="0"/>
              <w:divBdr>
                <w:top w:val="none" w:sz="0" w:space="0" w:color="auto"/>
                <w:left w:val="none" w:sz="0" w:space="0" w:color="auto"/>
                <w:bottom w:val="none" w:sz="0" w:space="0" w:color="auto"/>
                <w:right w:val="none" w:sz="0" w:space="0" w:color="auto"/>
              </w:divBdr>
            </w:div>
            <w:div w:id="1763405101">
              <w:marLeft w:val="0"/>
              <w:marRight w:val="0"/>
              <w:marTop w:val="0"/>
              <w:marBottom w:val="0"/>
              <w:divBdr>
                <w:top w:val="none" w:sz="0" w:space="0" w:color="auto"/>
                <w:left w:val="none" w:sz="0" w:space="0" w:color="auto"/>
                <w:bottom w:val="none" w:sz="0" w:space="0" w:color="auto"/>
                <w:right w:val="none" w:sz="0" w:space="0" w:color="auto"/>
              </w:divBdr>
            </w:div>
            <w:div w:id="2029865503">
              <w:marLeft w:val="0"/>
              <w:marRight w:val="0"/>
              <w:marTop w:val="0"/>
              <w:marBottom w:val="0"/>
              <w:divBdr>
                <w:top w:val="none" w:sz="0" w:space="0" w:color="auto"/>
                <w:left w:val="none" w:sz="0" w:space="0" w:color="auto"/>
                <w:bottom w:val="none" w:sz="0" w:space="0" w:color="auto"/>
                <w:right w:val="none" w:sz="0" w:space="0" w:color="auto"/>
              </w:divBdr>
            </w:div>
            <w:div w:id="464474334">
              <w:marLeft w:val="0"/>
              <w:marRight w:val="0"/>
              <w:marTop w:val="0"/>
              <w:marBottom w:val="0"/>
              <w:divBdr>
                <w:top w:val="none" w:sz="0" w:space="0" w:color="auto"/>
                <w:left w:val="none" w:sz="0" w:space="0" w:color="auto"/>
                <w:bottom w:val="none" w:sz="0" w:space="0" w:color="auto"/>
                <w:right w:val="none" w:sz="0" w:space="0" w:color="auto"/>
              </w:divBdr>
            </w:div>
            <w:div w:id="107091206">
              <w:marLeft w:val="0"/>
              <w:marRight w:val="0"/>
              <w:marTop w:val="0"/>
              <w:marBottom w:val="0"/>
              <w:divBdr>
                <w:top w:val="none" w:sz="0" w:space="0" w:color="auto"/>
                <w:left w:val="none" w:sz="0" w:space="0" w:color="auto"/>
                <w:bottom w:val="none" w:sz="0" w:space="0" w:color="auto"/>
                <w:right w:val="none" w:sz="0" w:space="0" w:color="auto"/>
              </w:divBdr>
            </w:div>
            <w:div w:id="79835456">
              <w:marLeft w:val="0"/>
              <w:marRight w:val="0"/>
              <w:marTop w:val="0"/>
              <w:marBottom w:val="0"/>
              <w:divBdr>
                <w:top w:val="none" w:sz="0" w:space="0" w:color="auto"/>
                <w:left w:val="none" w:sz="0" w:space="0" w:color="auto"/>
                <w:bottom w:val="none" w:sz="0" w:space="0" w:color="auto"/>
                <w:right w:val="none" w:sz="0" w:space="0" w:color="auto"/>
              </w:divBdr>
            </w:div>
            <w:div w:id="14116806">
              <w:marLeft w:val="0"/>
              <w:marRight w:val="0"/>
              <w:marTop w:val="0"/>
              <w:marBottom w:val="0"/>
              <w:divBdr>
                <w:top w:val="none" w:sz="0" w:space="0" w:color="auto"/>
                <w:left w:val="none" w:sz="0" w:space="0" w:color="auto"/>
                <w:bottom w:val="none" w:sz="0" w:space="0" w:color="auto"/>
                <w:right w:val="none" w:sz="0" w:space="0" w:color="auto"/>
              </w:divBdr>
            </w:div>
            <w:div w:id="769740064">
              <w:marLeft w:val="0"/>
              <w:marRight w:val="0"/>
              <w:marTop w:val="0"/>
              <w:marBottom w:val="0"/>
              <w:divBdr>
                <w:top w:val="none" w:sz="0" w:space="0" w:color="auto"/>
                <w:left w:val="none" w:sz="0" w:space="0" w:color="auto"/>
                <w:bottom w:val="none" w:sz="0" w:space="0" w:color="auto"/>
                <w:right w:val="none" w:sz="0" w:space="0" w:color="auto"/>
              </w:divBdr>
            </w:div>
            <w:div w:id="1896550086">
              <w:marLeft w:val="0"/>
              <w:marRight w:val="0"/>
              <w:marTop w:val="0"/>
              <w:marBottom w:val="0"/>
              <w:divBdr>
                <w:top w:val="none" w:sz="0" w:space="0" w:color="auto"/>
                <w:left w:val="none" w:sz="0" w:space="0" w:color="auto"/>
                <w:bottom w:val="none" w:sz="0" w:space="0" w:color="auto"/>
                <w:right w:val="none" w:sz="0" w:space="0" w:color="auto"/>
              </w:divBdr>
            </w:div>
            <w:div w:id="1592467474">
              <w:marLeft w:val="0"/>
              <w:marRight w:val="0"/>
              <w:marTop w:val="0"/>
              <w:marBottom w:val="0"/>
              <w:divBdr>
                <w:top w:val="none" w:sz="0" w:space="0" w:color="auto"/>
                <w:left w:val="none" w:sz="0" w:space="0" w:color="auto"/>
                <w:bottom w:val="none" w:sz="0" w:space="0" w:color="auto"/>
                <w:right w:val="none" w:sz="0" w:space="0" w:color="auto"/>
              </w:divBdr>
            </w:div>
            <w:div w:id="1507400742">
              <w:marLeft w:val="0"/>
              <w:marRight w:val="0"/>
              <w:marTop w:val="0"/>
              <w:marBottom w:val="0"/>
              <w:divBdr>
                <w:top w:val="none" w:sz="0" w:space="0" w:color="auto"/>
                <w:left w:val="none" w:sz="0" w:space="0" w:color="auto"/>
                <w:bottom w:val="none" w:sz="0" w:space="0" w:color="auto"/>
                <w:right w:val="none" w:sz="0" w:space="0" w:color="auto"/>
              </w:divBdr>
            </w:div>
            <w:div w:id="1722971729">
              <w:marLeft w:val="0"/>
              <w:marRight w:val="0"/>
              <w:marTop w:val="0"/>
              <w:marBottom w:val="0"/>
              <w:divBdr>
                <w:top w:val="none" w:sz="0" w:space="0" w:color="auto"/>
                <w:left w:val="none" w:sz="0" w:space="0" w:color="auto"/>
                <w:bottom w:val="none" w:sz="0" w:space="0" w:color="auto"/>
                <w:right w:val="none" w:sz="0" w:space="0" w:color="auto"/>
              </w:divBdr>
            </w:div>
            <w:div w:id="830566921">
              <w:marLeft w:val="0"/>
              <w:marRight w:val="0"/>
              <w:marTop w:val="0"/>
              <w:marBottom w:val="0"/>
              <w:divBdr>
                <w:top w:val="none" w:sz="0" w:space="0" w:color="auto"/>
                <w:left w:val="none" w:sz="0" w:space="0" w:color="auto"/>
                <w:bottom w:val="none" w:sz="0" w:space="0" w:color="auto"/>
                <w:right w:val="none" w:sz="0" w:space="0" w:color="auto"/>
              </w:divBdr>
            </w:div>
            <w:div w:id="1704936749">
              <w:marLeft w:val="0"/>
              <w:marRight w:val="0"/>
              <w:marTop w:val="0"/>
              <w:marBottom w:val="0"/>
              <w:divBdr>
                <w:top w:val="none" w:sz="0" w:space="0" w:color="auto"/>
                <w:left w:val="none" w:sz="0" w:space="0" w:color="auto"/>
                <w:bottom w:val="none" w:sz="0" w:space="0" w:color="auto"/>
                <w:right w:val="none" w:sz="0" w:space="0" w:color="auto"/>
              </w:divBdr>
            </w:div>
            <w:div w:id="1895847156">
              <w:marLeft w:val="0"/>
              <w:marRight w:val="0"/>
              <w:marTop w:val="0"/>
              <w:marBottom w:val="0"/>
              <w:divBdr>
                <w:top w:val="none" w:sz="0" w:space="0" w:color="auto"/>
                <w:left w:val="none" w:sz="0" w:space="0" w:color="auto"/>
                <w:bottom w:val="none" w:sz="0" w:space="0" w:color="auto"/>
                <w:right w:val="none" w:sz="0" w:space="0" w:color="auto"/>
              </w:divBdr>
            </w:div>
            <w:div w:id="983923776">
              <w:marLeft w:val="0"/>
              <w:marRight w:val="0"/>
              <w:marTop w:val="0"/>
              <w:marBottom w:val="0"/>
              <w:divBdr>
                <w:top w:val="none" w:sz="0" w:space="0" w:color="auto"/>
                <w:left w:val="none" w:sz="0" w:space="0" w:color="auto"/>
                <w:bottom w:val="none" w:sz="0" w:space="0" w:color="auto"/>
                <w:right w:val="none" w:sz="0" w:space="0" w:color="auto"/>
              </w:divBdr>
            </w:div>
            <w:div w:id="1183937447">
              <w:marLeft w:val="0"/>
              <w:marRight w:val="0"/>
              <w:marTop w:val="0"/>
              <w:marBottom w:val="0"/>
              <w:divBdr>
                <w:top w:val="none" w:sz="0" w:space="0" w:color="auto"/>
                <w:left w:val="none" w:sz="0" w:space="0" w:color="auto"/>
                <w:bottom w:val="none" w:sz="0" w:space="0" w:color="auto"/>
                <w:right w:val="none" w:sz="0" w:space="0" w:color="auto"/>
              </w:divBdr>
            </w:div>
            <w:div w:id="1918246827">
              <w:marLeft w:val="0"/>
              <w:marRight w:val="0"/>
              <w:marTop w:val="0"/>
              <w:marBottom w:val="0"/>
              <w:divBdr>
                <w:top w:val="none" w:sz="0" w:space="0" w:color="auto"/>
                <w:left w:val="none" w:sz="0" w:space="0" w:color="auto"/>
                <w:bottom w:val="none" w:sz="0" w:space="0" w:color="auto"/>
                <w:right w:val="none" w:sz="0" w:space="0" w:color="auto"/>
              </w:divBdr>
            </w:div>
            <w:div w:id="2018070627">
              <w:marLeft w:val="0"/>
              <w:marRight w:val="0"/>
              <w:marTop w:val="0"/>
              <w:marBottom w:val="0"/>
              <w:divBdr>
                <w:top w:val="none" w:sz="0" w:space="0" w:color="auto"/>
                <w:left w:val="none" w:sz="0" w:space="0" w:color="auto"/>
                <w:bottom w:val="none" w:sz="0" w:space="0" w:color="auto"/>
                <w:right w:val="none" w:sz="0" w:space="0" w:color="auto"/>
              </w:divBdr>
            </w:div>
            <w:div w:id="127430921">
              <w:marLeft w:val="0"/>
              <w:marRight w:val="0"/>
              <w:marTop w:val="0"/>
              <w:marBottom w:val="0"/>
              <w:divBdr>
                <w:top w:val="none" w:sz="0" w:space="0" w:color="auto"/>
                <w:left w:val="none" w:sz="0" w:space="0" w:color="auto"/>
                <w:bottom w:val="none" w:sz="0" w:space="0" w:color="auto"/>
                <w:right w:val="none" w:sz="0" w:space="0" w:color="auto"/>
              </w:divBdr>
            </w:div>
            <w:div w:id="580260190">
              <w:marLeft w:val="0"/>
              <w:marRight w:val="0"/>
              <w:marTop w:val="0"/>
              <w:marBottom w:val="0"/>
              <w:divBdr>
                <w:top w:val="none" w:sz="0" w:space="0" w:color="auto"/>
                <w:left w:val="none" w:sz="0" w:space="0" w:color="auto"/>
                <w:bottom w:val="none" w:sz="0" w:space="0" w:color="auto"/>
                <w:right w:val="none" w:sz="0" w:space="0" w:color="auto"/>
              </w:divBdr>
            </w:div>
            <w:div w:id="1107577546">
              <w:marLeft w:val="0"/>
              <w:marRight w:val="0"/>
              <w:marTop w:val="0"/>
              <w:marBottom w:val="0"/>
              <w:divBdr>
                <w:top w:val="none" w:sz="0" w:space="0" w:color="auto"/>
                <w:left w:val="none" w:sz="0" w:space="0" w:color="auto"/>
                <w:bottom w:val="none" w:sz="0" w:space="0" w:color="auto"/>
                <w:right w:val="none" w:sz="0" w:space="0" w:color="auto"/>
              </w:divBdr>
            </w:div>
            <w:div w:id="1289241606">
              <w:marLeft w:val="0"/>
              <w:marRight w:val="0"/>
              <w:marTop w:val="0"/>
              <w:marBottom w:val="0"/>
              <w:divBdr>
                <w:top w:val="none" w:sz="0" w:space="0" w:color="auto"/>
                <w:left w:val="none" w:sz="0" w:space="0" w:color="auto"/>
                <w:bottom w:val="none" w:sz="0" w:space="0" w:color="auto"/>
                <w:right w:val="none" w:sz="0" w:space="0" w:color="auto"/>
              </w:divBdr>
            </w:div>
            <w:div w:id="1129932105">
              <w:marLeft w:val="0"/>
              <w:marRight w:val="0"/>
              <w:marTop w:val="0"/>
              <w:marBottom w:val="0"/>
              <w:divBdr>
                <w:top w:val="none" w:sz="0" w:space="0" w:color="auto"/>
                <w:left w:val="none" w:sz="0" w:space="0" w:color="auto"/>
                <w:bottom w:val="none" w:sz="0" w:space="0" w:color="auto"/>
                <w:right w:val="none" w:sz="0" w:space="0" w:color="auto"/>
              </w:divBdr>
            </w:div>
            <w:div w:id="977875886">
              <w:marLeft w:val="0"/>
              <w:marRight w:val="0"/>
              <w:marTop w:val="0"/>
              <w:marBottom w:val="0"/>
              <w:divBdr>
                <w:top w:val="none" w:sz="0" w:space="0" w:color="auto"/>
                <w:left w:val="none" w:sz="0" w:space="0" w:color="auto"/>
                <w:bottom w:val="none" w:sz="0" w:space="0" w:color="auto"/>
                <w:right w:val="none" w:sz="0" w:space="0" w:color="auto"/>
              </w:divBdr>
            </w:div>
            <w:div w:id="539900356">
              <w:marLeft w:val="0"/>
              <w:marRight w:val="0"/>
              <w:marTop w:val="0"/>
              <w:marBottom w:val="0"/>
              <w:divBdr>
                <w:top w:val="none" w:sz="0" w:space="0" w:color="auto"/>
                <w:left w:val="none" w:sz="0" w:space="0" w:color="auto"/>
                <w:bottom w:val="none" w:sz="0" w:space="0" w:color="auto"/>
                <w:right w:val="none" w:sz="0" w:space="0" w:color="auto"/>
              </w:divBdr>
            </w:div>
            <w:div w:id="480462702">
              <w:marLeft w:val="0"/>
              <w:marRight w:val="0"/>
              <w:marTop w:val="0"/>
              <w:marBottom w:val="0"/>
              <w:divBdr>
                <w:top w:val="none" w:sz="0" w:space="0" w:color="auto"/>
                <w:left w:val="none" w:sz="0" w:space="0" w:color="auto"/>
                <w:bottom w:val="none" w:sz="0" w:space="0" w:color="auto"/>
                <w:right w:val="none" w:sz="0" w:space="0" w:color="auto"/>
              </w:divBdr>
            </w:div>
            <w:div w:id="1946309016">
              <w:marLeft w:val="0"/>
              <w:marRight w:val="0"/>
              <w:marTop w:val="0"/>
              <w:marBottom w:val="0"/>
              <w:divBdr>
                <w:top w:val="none" w:sz="0" w:space="0" w:color="auto"/>
                <w:left w:val="none" w:sz="0" w:space="0" w:color="auto"/>
                <w:bottom w:val="none" w:sz="0" w:space="0" w:color="auto"/>
                <w:right w:val="none" w:sz="0" w:space="0" w:color="auto"/>
              </w:divBdr>
            </w:div>
            <w:div w:id="1449813219">
              <w:marLeft w:val="0"/>
              <w:marRight w:val="0"/>
              <w:marTop w:val="0"/>
              <w:marBottom w:val="0"/>
              <w:divBdr>
                <w:top w:val="none" w:sz="0" w:space="0" w:color="auto"/>
                <w:left w:val="none" w:sz="0" w:space="0" w:color="auto"/>
                <w:bottom w:val="none" w:sz="0" w:space="0" w:color="auto"/>
                <w:right w:val="none" w:sz="0" w:space="0" w:color="auto"/>
              </w:divBdr>
            </w:div>
            <w:div w:id="1878812161">
              <w:marLeft w:val="0"/>
              <w:marRight w:val="0"/>
              <w:marTop w:val="0"/>
              <w:marBottom w:val="0"/>
              <w:divBdr>
                <w:top w:val="none" w:sz="0" w:space="0" w:color="auto"/>
                <w:left w:val="none" w:sz="0" w:space="0" w:color="auto"/>
                <w:bottom w:val="none" w:sz="0" w:space="0" w:color="auto"/>
                <w:right w:val="none" w:sz="0" w:space="0" w:color="auto"/>
              </w:divBdr>
            </w:div>
            <w:div w:id="1528449375">
              <w:marLeft w:val="0"/>
              <w:marRight w:val="0"/>
              <w:marTop w:val="0"/>
              <w:marBottom w:val="0"/>
              <w:divBdr>
                <w:top w:val="none" w:sz="0" w:space="0" w:color="auto"/>
                <w:left w:val="none" w:sz="0" w:space="0" w:color="auto"/>
                <w:bottom w:val="none" w:sz="0" w:space="0" w:color="auto"/>
                <w:right w:val="none" w:sz="0" w:space="0" w:color="auto"/>
              </w:divBdr>
            </w:div>
            <w:div w:id="1765884796">
              <w:marLeft w:val="0"/>
              <w:marRight w:val="0"/>
              <w:marTop w:val="0"/>
              <w:marBottom w:val="0"/>
              <w:divBdr>
                <w:top w:val="none" w:sz="0" w:space="0" w:color="auto"/>
                <w:left w:val="none" w:sz="0" w:space="0" w:color="auto"/>
                <w:bottom w:val="none" w:sz="0" w:space="0" w:color="auto"/>
                <w:right w:val="none" w:sz="0" w:space="0" w:color="auto"/>
              </w:divBdr>
            </w:div>
            <w:div w:id="95172306">
              <w:marLeft w:val="0"/>
              <w:marRight w:val="0"/>
              <w:marTop w:val="0"/>
              <w:marBottom w:val="0"/>
              <w:divBdr>
                <w:top w:val="none" w:sz="0" w:space="0" w:color="auto"/>
                <w:left w:val="none" w:sz="0" w:space="0" w:color="auto"/>
                <w:bottom w:val="none" w:sz="0" w:space="0" w:color="auto"/>
                <w:right w:val="none" w:sz="0" w:space="0" w:color="auto"/>
              </w:divBdr>
            </w:div>
            <w:div w:id="1090544352">
              <w:marLeft w:val="0"/>
              <w:marRight w:val="0"/>
              <w:marTop w:val="0"/>
              <w:marBottom w:val="0"/>
              <w:divBdr>
                <w:top w:val="none" w:sz="0" w:space="0" w:color="auto"/>
                <w:left w:val="none" w:sz="0" w:space="0" w:color="auto"/>
                <w:bottom w:val="none" w:sz="0" w:space="0" w:color="auto"/>
                <w:right w:val="none" w:sz="0" w:space="0" w:color="auto"/>
              </w:divBdr>
            </w:div>
            <w:div w:id="1130632752">
              <w:marLeft w:val="0"/>
              <w:marRight w:val="0"/>
              <w:marTop w:val="0"/>
              <w:marBottom w:val="0"/>
              <w:divBdr>
                <w:top w:val="none" w:sz="0" w:space="0" w:color="auto"/>
                <w:left w:val="none" w:sz="0" w:space="0" w:color="auto"/>
                <w:bottom w:val="none" w:sz="0" w:space="0" w:color="auto"/>
                <w:right w:val="none" w:sz="0" w:space="0" w:color="auto"/>
              </w:divBdr>
            </w:div>
            <w:div w:id="876550889">
              <w:marLeft w:val="0"/>
              <w:marRight w:val="0"/>
              <w:marTop w:val="0"/>
              <w:marBottom w:val="0"/>
              <w:divBdr>
                <w:top w:val="none" w:sz="0" w:space="0" w:color="auto"/>
                <w:left w:val="none" w:sz="0" w:space="0" w:color="auto"/>
                <w:bottom w:val="none" w:sz="0" w:space="0" w:color="auto"/>
                <w:right w:val="none" w:sz="0" w:space="0" w:color="auto"/>
              </w:divBdr>
            </w:div>
            <w:div w:id="1845166387">
              <w:marLeft w:val="0"/>
              <w:marRight w:val="0"/>
              <w:marTop w:val="0"/>
              <w:marBottom w:val="0"/>
              <w:divBdr>
                <w:top w:val="none" w:sz="0" w:space="0" w:color="auto"/>
                <w:left w:val="none" w:sz="0" w:space="0" w:color="auto"/>
                <w:bottom w:val="none" w:sz="0" w:space="0" w:color="auto"/>
                <w:right w:val="none" w:sz="0" w:space="0" w:color="auto"/>
              </w:divBdr>
            </w:div>
            <w:div w:id="482817398">
              <w:marLeft w:val="0"/>
              <w:marRight w:val="0"/>
              <w:marTop w:val="0"/>
              <w:marBottom w:val="0"/>
              <w:divBdr>
                <w:top w:val="none" w:sz="0" w:space="0" w:color="auto"/>
                <w:left w:val="none" w:sz="0" w:space="0" w:color="auto"/>
                <w:bottom w:val="none" w:sz="0" w:space="0" w:color="auto"/>
                <w:right w:val="none" w:sz="0" w:space="0" w:color="auto"/>
              </w:divBdr>
            </w:div>
            <w:div w:id="68695597">
              <w:marLeft w:val="0"/>
              <w:marRight w:val="0"/>
              <w:marTop w:val="0"/>
              <w:marBottom w:val="0"/>
              <w:divBdr>
                <w:top w:val="none" w:sz="0" w:space="0" w:color="auto"/>
                <w:left w:val="none" w:sz="0" w:space="0" w:color="auto"/>
                <w:bottom w:val="none" w:sz="0" w:space="0" w:color="auto"/>
                <w:right w:val="none" w:sz="0" w:space="0" w:color="auto"/>
              </w:divBdr>
            </w:div>
            <w:div w:id="1900902077">
              <w:marLeft w:val="0"/>
              <w:marRight w:val="0"/>
              <w:marTop w:val="0"/>
              <w:marBottom w:val="0"/>
              <w:divBdr>
                <w:top w:val="none" w:sz="0" w:space="0" w:color="auto"/>
                <w:left w:val="none" w:sz="0" w:space="0" w:color="auto"/>
                <w:bottom w:val="none" w:sz="0" w:space="0" w:color="auto"/>
                <w:right w:val="none" w:sz="0" w:space="0" w:color="auto"/>
              </w:divBdr>
            </w:div>
            <w:div w:id="1463231358">
              <w:marLeft w:val="0"/>
              <w:marRight w:val="0"/>
              <w:marTop w:val="0"/>
              <w:marBottom w:val="0"/>
              <w:divBdr>
                <w:top w:val="none" w:sz="0" w:space="0" w:color="auto"/>
                <w:left w:val="none" w:sz="0" w:space="0" w:color="auto"/>
                <w:bottom w:val="none" w:sz="0" w:space="0" w:color="auto"/>
                <w:right w:val="none" w:sz="0" w:space="0" w:color="auto"/>
              </w:divBdr>
            </w:div>
            <w:div w:id="497304039">
              <w:marLeft w:val="0"/>
              <w:marRight w:val="0"/>
              <w:marTop w:val="0"/>
              <w:marBottom w:val="0"/>
              <w:divBdr>
                <w:top w:val="none" w:sz="0" w:space="0" w:color="auto"/>
                <w:left w:val="none" w:sz="0" w:space="0" w:color="auto"/>
                <w:bottom w:val="none" w:sz="0" w:space="0" w:color="auto"/>
                <w:right w:val="none" w:sz="0" w:space="0" w:color="auto"/>
              </w:divBdr>
            </w:div>
            <w:div w:id="1572961300">
              <w:marLeft w:val="0"/>
              <w:marRight w:val="0"/>
              <w:marTop w:val="0"/>
              <w:marBottom w:val="0"/>
              <w:divBdr>
                <w:top w:val="none" w:sz="0" w:space="0" w:color="auto"/>
                <w:left w:val="none" w:sz="0" w:space="0" w:color="auto"/>
                <w:bottom w:val="none" w:sz="0" w:space="0" w:color="auto"/>
                <w:right w:val="none" w:sz="0" w:space="0" w:color="auto"/>
              </w:divBdr>
            </w:div>
            <w:div w:id="1031149229">
              <w:marLeft w:val="0"/>
              <w:marRight w:val="0"/>
              <w:marTop w:val="0"/>
              <w:marBottom w:val="0"/>
              <w:divBdr>
                <w:top w:val="none" w:sz="0" w:space="0" w:color="auto"/>
                <w:left w:val="none" w:sz="0" w:space="0" w:color="auto"/>
                <w:bottom w:val="none" w:sz="0" w:space="0" w:color="auto"/>
                <w:right w:val="none" w:sz="0" w:space="0" w:color="auto"/>
              </w:divBdr>
            </w:div>
            <w:div w:id="168100672">
              <w:marLeft w:val="0"/>
              <w:marRight w:val="0"/>
              <w:marTop w:val="0"/>
              <w:marBottom w:val="0"/>
              <w:divBdr>
                <w:top w:val="none" w:sz="0" w:space="0" w:color="auto"/>
                <w:left w:val="none" w:sz="0" w:space="0" w:color="auto"/>
                <w:bottom w:val="none" w:sz="0" w:space="0" w:color="auto"/>
                <w:right w:val="none" w:sz="0" w:space="0" w:color="auto"/>
              </w:divBdr>
            </w:div>
            <w:div w:id="924463463">
              <w:marLeft w:val="0"/>
              <w:marRight w:val="0"/>
              <w:marTop w:val="0"/>
              <w:marBottom w:val="0"/>
              <w:divBdr>
                <w:top w:val="none" w:sz="0" w:space="0" w:color="auto"/>
                <w:left w:val="none" w:sz="0" w:space="0" w:color="auto"/>
                <w:bottom w:val="none" w:sz="0" w:space="0" w:color="auto"/>
                <w:right w:val="none" w:sz="0" w:space="0" w:color="auto"/>
              </w:divBdr>
            </w:div>
            <w:div w:id="1129471324">
              <w:marLeft w:val="0"/>
              <w:marRight w:val="0"/>
              <w:marTop w:val="0"/>
              <w:marBottom w:val="0"/>
              <w:divBdr>
                <w:top w:val="none" w:sz="0" w:space="0" w:color="auto"/>
                <w:left w:val="none" w:sz="0" w:space="0" w:color="auto"/>
                <w:bottom w:val="none" w:sz="0" w:space="0" w:color="auto"/>
                <w:right w:val="none" w:sz="0" w:space="0" w:color="auto"/>
              </w:divBdr>
            </w:div>
            <w:div w:id="787774165">
              <w:marLeft w:val="0"/>
              <w:marRight w:val="0"/>
              <w:marTop w:val="0"/>
              <w:marBottom w:val="0"/>
              <w:divBdr>
                <w:top w:val="none" w:sz="0" w:space="0" w:color="auto"/>
                <w:left w:val="none" w:sz="0" w:space="0" w:color="auto"/>
                <w:bottom w:val="none" w:sz="0" w:space="0" w:color="auto"/>
                <w:right w:val="none" w:sz="0" w:space="0" w:color="auto"/>
              </w:divBdr>
            </w:div>
            <w:div w:id="1695614171">
              <w:marLeft w:val="0"/>
              <w:marRight w:val="0"/>
              <w:marTop w:val="0"/>
              <w:marBottom w:val="0"/>
              <w:divBdr>
                <w:top w:val="none" w:sz="0" w:space="0" w:color="auto"/>
                <w:left w:val="none" w:sz="0" w:space="0" w:color="auto"/>
                <w:bottom w:val="none" w:sz="0" w:space="0" w:color="auto"/>
                <w:right w:val="none" w:sz="0" w:space="0" w:color="auto"/>
              </w:divBdr>
            </w:div>
            <w:div w:id="1466653910">
              <w:marLeft w:val="0"/>
              <w:marRight w:val="0"/>
              <w:marTop w:val="0"/>
              <w:marBottom w:val="0"/>
              <w:divBdr>
                <w:top w:val="none" w:sz="0" w:space="0" w:color="auto"/>
                <w:left w:val="none" w:sz="0" w:space="0" w:color="auto"/>
                <w:bottom w:val="none" w:sz="0" w:space="0" w:color="auto"/>
                <w:right w:val="none" w:sz="0" w:space="0" w:color="auto"/>
              </w:divBdr>
            </w:div>
            <w:div w:id="679090880">
              <w:marLeft w:val="0"/>
              <w:marRight w:val="0"/>
              <w:marTop w:val="0"/>
              <w:marBottom w:val="0"/>
              <w:divBdr>
                <w:top w:val="none" w:sz="0" w:space="0" w:color="auto"/>
                <w:left w:val="none" w:sz="0" w:space="0" w:color="auto"/>
                <w:bottom w:val="none" w:sz="0" w:space="0" w:color="auto"/>
                <w:right w:val="none" w:sz="0" w:space="0" w:color="auto"/>
              </w:divBdr>
            </w:div>
            <w:div w:id="896863797">
              <w:marLeft w:val="0"/>
              <w:marRight w:val="0"/>
              <w:marTop w:val="0"/>
              <w:marBottom w:val="0"/>
              <w:divBdr>
                <w:top w:val="none" w:sz="0" w:space="0" w:color="auto"/>
                <w:left w:val="none" w:sz="0" w:space="0" w:color="auto"/>
                <w:bottom w:val="none" w:sz="0" w:space="0" w:color="auto"/>
                <w:right w:val="none" w:sz="0" w:space="0" w:color="auto"/>
              </w:divBdr>
            </w:div>
            <w:div w:id="4408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917">
      <w:bodyDiv w:val="1"/>
      <w:marLeft w:val="0"/>
      <w:marRight w:val="0"/>
      <w:marTop w:val="0"/>
      <w:marBottom w:val="0"/>
      <w:divBdr>
        <w:top w:val="none" w:sz="0" w:space="0" w:color="auto"/>
        <w:left w:val="none" w:sz="0" w:space="0" w:color="auto"/>
        <w:bottom w:val="none" w:sz="0" w:space="0" w:color="auto"/>
        <w:right w:val="none" w:sz="0" w:space="0" w:color="auto"/>
      </w:divBdr>
      <w:divsChild>
        <w:div w:id="360133423">
          <w:marLeft w:val="0"/>
          <w:marRight w:val="0"/>
          <w:marTop w:val="0"/>
          <w:marBottom w:val="0"/>
          <w:divBdr>
            <w:top w:val="none" w:sz="0" w:space="0" w:color="auto"/>
            <w:left w:val="none" w:sz="0" w:space="0" w:color="auto"/>
            <w:bottom w:val="none" w:sz="0" w:space="0" w:color="auto"/>
            <w:right w:val="none" w:sz="0" w:space="0" w:color="auto"/>
          </w:divBdr>
          <w:divsChild>
            <w:div w:id="1073159947">
              <w:marLeft w:val="0"/>
              <w:marRight w:val="0"/>
              <w:marTop w:val="0"/>
              <w:marBottom w:val="0"/>
              <w:divBdr>
                <w:top w:val="none" w:sz="0" w:space="0" w:color="auto"/>
                <w:left w:val="none" w:sz="0" w:space="0" w:color="auto"/>
                <w:bottom w:val="none" w:sz="0" w:space="0" w:color="auto"/>
                <w:right w:val="none" w:sz="0" w:space="0" w:color="auto"/>
              </w:divBdr>
            </w:div>
            <w:div w:id="113401300">
              <w:marLeft w:val="0"/>
              <w:marRight w:val="0"/>
              <w:marTop w:val="0"/>
              <w:marBottom w:val="0"/>
              <w:divBdr>
                <w:top w:val="none" w:sz="0" w:space="0" w:color="auto"/>
                <w:left w:val="none" w:sz="0" w:space="0" w:color="auto"/>
                <w:bottom w:val="none" w:sz="0" w:space="0" w:color="auto"/>
                <w:right w:val="none" w:sz="0" w:space="0" w:color="auto"/>
              </w:divBdr>
            </w:div>
            <w:div w:id="877862647">
              <w:marLeft w:val="0"/>
              <w:marRight w:val="0"/>
              <w:marTop w:val="0"/>
              <w:marBottom w:val="0"/>
              <w:divBdr>
                <w:top w:val="none" w:sz="0" w:space="0" w:color="auto"/>
                <w:left w:val="none" w:sz="0" w:space="0" w:color="auto"/>
                <w:bottom w:val="none" w:sz="0" w:space="0" w:color="auto"/>
                <w:right w:val="none" w:sz="0" w:space="0" w:color="auto"/>
              </w:divBdr>
            </w:div>
            <w:div w:id="1919092962">
              <w:marLeft w:val="0"/>
              <w:marRight w:val="0"/>
              <w:marTop w:val="0"/>
              <w:marBottom w:val="0"/>
              <w:divBdr>
                <w:top w:val="none" w:sz="0" w:space="0" w:color="auto"/>
                <w:left w:val="none" w:sz="0" w:space="0" w:color="auto"/>
                <w:bottom w:val="none" w:sz="0" w:space="0" w:color="auto"/>
                <w:right w:val="none" w:sz="0" w:space="0" w:color="auto"/>
              </w:divBdr>
            </w:div>
            <w:div w:id="1234897836">
              <w:marLeft w:val="0"/>
              <w:marRight w:val="0"/>
              <w:marTop w:val="0"/>
              <w:marBottom w:val="0"/>
              <w:divBdr>
                <w:top w:val="none" w:sz="0" w:space="0" w:color="auto"/>
                <w:left w:val="none" w:sz="0" w:space="0" w:color="auto"/>
                <w:bottom w:val="none" w:sz="0" w:space="0" w:color="auto"/>
                <w:right w:val="none" w:sz="0" w:space="0" w:color="auto"/>
              </w:divBdr>
            </w:div>
            <w:div w:id="1261793534">
              <w:marLeft w:val="0"/>
              <w:marRight w:val="0"/>
              <w:marTop w:val="0"/>
              <w:marBottom w:val="0"/>
              <w:divBdr>
                <w:top w:val="none" w:sz="0" w:space="0" w:color="auto"/>
                <w:left w:val="none" w:sz="0" w:space="0" w:color="auto"/>
                <w:bottom w:val="none" w:sz="0" w:space="0" w:color="auto"/>
                <w:right w:val="none" w:sz="0" w:space="0" w:color="auto"/>
              </w:divBdr>
            </w:div>
            <w:div w:id="1758407308">
              <w:marLeft w:val="0"/>
              <w:marRight w:val="0"/>
              <w:marTop w:val="0"/>
              <w:marBottom w:val="0"/>
              <w:divBdr>
                <w:top w:val="none" w:sz="0" w:space="0" w:color="auto"/>
                <w:left w:val="none" w:sz="0" w:space="0" w:color="auto"/>
                <w:bottom w:val="none" w:sz="0" w:space="0" w:color="auto"/>
                <w:right w:val="none" w:sz="0" w:space="0" w:color="auto"/>
              </w:divBdr>
            </w:div>
            <w:div w:id="1310478767">
              <w:marLeft w:val="0"/>
              <w:marRight w:val="0"/>
              <w:marTop w:val="0"/>
              <w:marBottom w:val="0"/>
              <w:divBdr>
                <w:top w:val="none" w:sz="0" w:space="0" w:color="auto"/>
                <w:left w:val="none" w:sz="0" w:space="0" w:color="auto"/>
                <w:bottom w:val="none" w:sz="0" w:space="0" w:color="auto"/>
                <w:right w:val="none" w:sz="0" w:space="0" w:color="auto"/>
              </w:divBdr>
            </w:div>
            <w:div w:id="1371109112">
              <w:marLeft w:val="0"/>
              <w:marRight w:val="0"/>
              <w:marTop w:val="0"/>
              <w:marBottom w:val="0"/>
              <w:divBdr>
                <w:top w:val="none" w:sz="0" w:space="0" w:color="auto"/>
                <w:left w:val="none" w:sz="0" w:space="0" w:color="auto"/>
                <w:bottom w:val="none" w:sz="0" w:space="0" w:color="auto"/>
                <w:right w:val="none" w:sz="0" w:space="0" w:color="auto"/>
              </w:divBdr>
            </w:div>
            <w:div w:id="907955700">
              <w:marLeft w:val="0"/>
              <w:marRight w:val="0"/>
              <w:marTop w:val="0"/>
              <w:marBottom w:val="0"/>
              <w:divBdr>
                <w:top w:val="none" w:sz="0" w:space="0" w:color="auto"/>
                <w:left w:val="none" w:sz="0" w:space="0" w:color="auto"/>
                <w:bottom w:val="none" w:sz="0" w:space="0" w:color="auto"/>
                <w:right w:val="none" w:sz="0" w:space="0" w:color="auto"/>
              </w:divBdr>
            </w:div>
            <w:div w:id="833490515">
              <w:marLeft w:val="0"/>
              <w:marRight w:val="0"/>
              <w:marTop w:val="0"/>
              <w:marBottom w:val="0"/>
              <w:divBdr>
                <w:top w:val="none" w:sz="0" w:space="0" w:color="auto"/>
                <w:left w:val="none" w:sz="0" w:space="0" w:color="auto"/>
                <w:bottom w:val="none" w:sz="0" w:space="0" w:color="auto"/>
                <w:right w:val="none" w:sz="0" w:space="0" w:color="auto"/>
              </w:divBdr>
            </w:div>
            <w:div w:id="200437681">
              <w:marLeft w:val="0"/>
              <w:marRight w:val="0"/>
              <w:marTop w:val="0"/>
              <w:marBottom w:val="0"/>
              <w:divBdr>
                <w:top w:val="none" w:sz="0" w:space="0" w:color="auto"/>
                <w:left w:val="none" w:sz="0" w:space="0" w:color="auto"/>
                <w:bottom w:val="none" w:sz="0" w:space="0" w:color="auto"/>
                <w:right w:val="none" w:sz="0" w:space="0" w:color="auto"/>
              </w:divBdr>
            </w:div>
            <w:div w:id="1988586405">
              <w:marLeft w:val="0"/>
              <w:marRight w:val="0"/>
              <w:marTop w:val="0"/>
              <w:marBottom w:val="0"/>
              <w:divBdr>
                <w:top w:val="none" w:sz="0" w:space="0" w:color="auto"/>
                <w:left w:val="none" w:sz="0" w:space="0" w:color="auto"/>
                <w:bottom w:val="none" w:sz="0" w:space="0" w:color="auto"/>
                <w:right w:val="none" w:sz="0" w:space="0" w:color="auto"/>
              </w:divBdr>
            </w:div>
            <w:div w:id="782068310">
              <w:marLeft w:val="0"/>
              <w:marRight w:val="0"/>
              <w:marTop w:val="0"/>
              <w:marBottom w:val="0"/>
              <w:divBdr>
                <w:top w:val="none" w:sz="0" w:space="0" w:color="auto"/>
                <w:left w:val="none" w:sz="0" w:space="0" w:color="auto"/>
                <w:bottom w:val="none" w:sz="0" w:space="0" w:color="auto"/>
                <w:right w:val="none" w:sz="0" w:space="0" w:color="auto"/>
              </w:divBdr>
            </w:div>
            <w:div w:id="2144349711">
              <w:marLeft w:val="0"/>
              <w:marRight w:val="0"/>
              <w:marTop w:val="0"/>
              <w:marBottom w:val="0"/>
              <w:divBdr>
                <w:top w:val="none" w:sz="0" w:space="0" w:color="auto"/>
                <w:left w:val="none" w:sz="0" w:space="0" w:color="auto"/>
                <w:bottom w:val="none" w:sz="0" w:space="0" w:color="auto"/>
                <w:right w:val="none" w:sz="0" w:space="0" w:color="auto"/>
              </w:divBdr>
            </w:div>
            <w:div w:id="2074114650">
              <w:marLeft w:val="0"/>
              <w:marRight w:val="0"/>
              <w:marTop w:val="0"/>
              <w:marBottom w:val="0"/>
              <w:divBdr>
                <w:top w:val="none" w:sz="0" w:space="0" w:color="auto"/>
                <w:left w:val="none" w:sz="0" w:space="0" w:color="auto"/>
                <w:bottom w:val="none" w:sz="0" w:space="0" w:color="auto"/>
                <w:right w:val="none" w:sz="0" w:space="0" w:color="auto"/>
              </w:divBdr>
            </w:div>
            <w:div w:id="1867017800">
              <w:marLeft w:val="0"/>
              <w:marRight w:val="0"/>
              <w:marTop w:val="0"/>
              <w:marBottom w:val="0"/>
              <w:divBdr>
                <w:top w:val="none" w:sz="0" w:space="0" w:color="auto"/>
                <w:left w:val="none" w:sz="0" w:space="0" w:color="auto"/>
                <w:bottom w:val="none" w:sz="0" w:space="0" w:color="auto"/>
                <w:right w:val="none" w:sz="0" w:space="0" w:color="auto"/>
              </w:divBdr>
            </w:div>
            <w:div w:id="1816486790">
              <w:marLeft w:val="0"/>
              <w:marRight w:val="0"/>
              <w:marTop w:val="0"/>
              <w:marBottom w:val="0"/>
              <w:divBdr>
                <w:top w:val="none" w:sz="0" w:space="0" w:color="auto"/>
                <w:left w:val="none" w:sz="0" w:space="0" w:color="auto"/>
                <w:bottom w:val="none" w:sz="0" w:space="0" w:color="auto"/>
                <w:right w:val="none" w:sz="0" w:space="0" w:color="auto"/>
              </w:divBdr>
            </w:div>
            <w:div w:id="690187437">
              <w:marLeft w:val="0"/>
              <w:marRight w:val="0"/>
              <w:marTop w:val="0"/>
              <w:marBottom w:val="0"/>
              <w:divBdr>
                <w:top w:val="none" w:sz="0" w:space="0" w:color="auto"/>
                <w:left w:val="none" w:sz="0" w:space="0" w:color="auto"/>
                <w:bottom w:val="none" w:sz="0" w:space="0" w:color="auto"/>
                <w:right w:val="none" w:sz="0" w:space="0" w:color="auto"/>
              </w:divBdr>
            </w:div>
            <w:div w:id="1354186588">
              <w:marLeft w:val="0"/>
              <w:marRight w:val="0"/>
              <w:marTop w:val="0"/>
              <w:marBottom w:val="0"/>
              <w:divBdr>
                <w:top w:val="none" w:sz="0" w:space="0" w:color="auto"/>
                <w:left w:val="none" w:sz="0" w:space="0" w:color="auto"/>
                <w:bottom w:val="none" w:sz="0" w:space="0" w:color="auto"/>
                <w:right w:val="none" w:sz="0" w:space="0" w:color="auto"/>
              </w:divBdr>
            </w:div>
            <w:div w:id="929200382">
              <w:marLeft w:val="0"/>
              <w:marRight w:val="0"/>
              <w:marTop w:val="0"/>
              <w:marBottom w:val="0"/>
              <w:divBdr>
                <w:top w:val="none" w:sz="0" w:space="0" w:color="auto"/>
                <w:left w:val="none" w:sz="0" w:space="0" w:color="auto"/>
                <w:bottom w:val="none" w:sz="0" w:space="0" w:color="auto"/>
                <w:right w:val="none" w:sz="0" w:space="0" w:color="auto"/>
              </w:divBdr>
            </w:div>
            <w:div w:id="1485195867">
              <w:marLeft w:val="0"/>
              <w:marRight w:val="0"/>
              <w:marTop w:val="0"/>
              <w:marBottom w:val="0"/>
              <w:divBdr>
                <w:top w:val="none" w:sz="0" w:space="0" w:color="auto"/>
                <w:left w:val="none" w:sz="0" w:space="0" w:color="auto"/>
                <w:bottom w:val="none" w:sz="0" w:space="0" w:color="auto"/>
                <w:right w:val="none" w:sz="0" w:space="0" w:color="auto"/>
              </w:divBdr>
            </w:div>
            <w:div w:id="348258538">
              <w:marLeft w:val="0"/>
              <w:marRight w:val="0"/>
              <w:marTop w:val="0"/>
              <w:marBottom w:val="0"/>
              <w:divBdr>
                <w:top w:val="none" w:sz="0" w:space="0" w:color="auto"/>
                <w:left w:val="none" w:sz="0" w:space="0" w:color="auto"/>
                <w:bottom w:val="none" w:sz="0" w:space="0" w:color="auto"/>
                <w:right w:val="none" w:sz="0" w:space="0" w:color="auto"/>
              </w:divBdr>
            </w:div>
            <w:div w:id="602761882">
              <w:marLeft w:val="0"/>
              <w:marRight w:val="0"/>
              <w:marTop w:val="0"/>
              <w:marBottom w:val="0"/>
              <w:divBdr>
                <w:top w:val="none" w:sz="0" w:space="0" w:color="auto"/>
                <w:left w:val="none" w:sz="0" w:space="0" w:color="auto"/>
                <w:bottom w:val="none" w:sz="0" w:space="0" w:color="auto"/>
                <w:right w:val="none" w:sz="0" w:space="0" w:color="auto"/>
              </w:divBdr>
            </w:div>
            <w:div w:id="879827916">
              <w:marLeft w:val="0"/>
              <w:marRight w:val="0"/>
              <w:marTop w:val="0"/>
              <w:marBottom w:val="0"/>
              <w:divBdr>
                <w:top w:val="none" w:sz="0" w:space="0" w:color="auto"/>
                <w:left w:val="none" w:sz="0" w:space="0" w:color="auto"/>
                <w:bottom w:val="none" w:sz="0" w:space="0" w:color="auto"/>
                <w:right w:val="none" w:sz="0" w:space="0" w:color="auto"/>
              </w:divBdr>
            </w:div>
            <w:div w:id="42684465">
              <w:marLeft w:val="0"/>
              <w:marRight w:val="0"/>
              <w:marTop w:val="0"/>
              <w:marBottom w:val="0"/>
              <w:divBdr>
                <w:top w:val="none" w:sz="0" w:space="0" w:color="auto"/>
                <w:left w:val="none" w:sz="0" w:space="0" w:color="auto"/>
                <w:bottom w:val="none" w:sz="0" w:space="0" w:color="auto"/>
                <w:right w:val="none" w:sz="0" w:space="0" w:color="auto"/>
              </w:divBdr>
            </w:div>
            <w:div w:id="110825156">
              <w:marLeft w:val="0"/>
              <w:marRight w:val="0"/>
              <w:marTop w:val="0"/>
              <w:marBottom w:val="0"/>
              <w:divBdr>
                <w:top w:val="none" w:sz="0" w:space="0" w:color="auto"/>
                <w:left w:val="none" w:sz="0" w:space="0" w:color="auto"/>
                <w:bottom w:val="none" w:sz="0" w:space="0" w:color="auto"/>
                <w:right w:val="none" w:sz="0" w:space="0" w:color="auto"/>
              </w:divBdr>
            </w:div>
            <w:div w:id="1169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9616">
      <w:bodyDiv w:val="1"/>
      <w:marLeft w:val="0"/>
      <w:marRight w:val="0"/>
      <w:marTop w:val="0"/>
      <w:marBottom w:val="0"/>
      <w:divBdr>
        <w:top w:val="none" w:sz="0" w:space="0" w:color="auto"/>
        <w:left w:val="none" w:sz="0" w:space="0" w:color="auto"/>
        <w:bottom w:val="none" w:sz="0" w:space="0" w:color="auto"/>
        <w:right w:val="none" w:sz="0" w:space="0" w:color="auto"/>
      </w:divBdr>
    </w:div>
    <w:div w:id="555973131">
      <w:bodyDiv w:val="1"/>
      <w:marLeft w:val="0"/>
      <w:marRight w:val="0"/>
      <w:marTop w:val="0"/>
      <w:marBottom w:val="0"/>
      <w:divBdr>
        <w:top w:val="none" w:sz="0" w:space="0" w:color="auto"/>
        <w:left w:val="none" w:sz="0" w:space="0" w:color="auto"/>
        <w:bottom w:val="none" w:sz="0" w:space="0" w:color="auto"/>
        <w:right w:val="none" w:sz="0" w:space="0" w:color="auto"/>
      </w:divBdr>
    </w:div>
    <w:div w:id="601185580">
      <w:bodyDiv w:val="1"/>
      <w:marLeft w:val="0"/>
      <w:marRight w:val="0"/>
      <w:marTop w:val="0"/>
      <w:marBottom w:val="0"/>
      <w:divBdr>
        <w:top w:val="none" w:sz="0" w:space="0" w:color="auto"/>
        <w:left w:val="none" w:sz="0" w:space="0" w:color="auto"/>
        <w:bottom w:val="none" w:sz="0" w:space="0" w:color="auto"/>
        <w:right w:val="none" w:sz="0" w:space="0" w:color="auto"/>
      </w:divBdr>
    </w:div>
    <w:div w:id="643970169">
      <w:bodyDiv w:val="1"/>
      <w:marLeft w:val="0"/>
      <w:marRight w:val="0"/>
      <w:marTop w:val="0"/>
      <w:marBottom w:val="0"/>
      <w:divBdr>
        <w:top w:val="none" w:sz="0" w:space="0" w:color="auto"/>
        <w:left w:val="none" w:sz="0" w:space="0" w:color="auto"/>
        <w:bottom w:val="none" w:sz="0" w:space="0" w:color="auto"/>
        <w:right w:val="none" w:sz="0" w:space="0" w:color="auto"/>
      </w:divBdr>
    </w:div>
    <w:div w:id="656613887">
      <w:bodyDiv w:val="1"/>
      <w:marLeft w:val="0"/>
      <w:marRight w:val="0"/>
      <w:marTop w:val="0"/>
      <w:marBottom w:val="0"/>
      <w:divBdr>
        <w:top w:val="none" w:sz="0" w:space="0" w:color="auto"/>
        <w:left w:val="none" w:sz="0" w:space="0" w:color="auto"/>
        <w:bottom w:val="none" w:sz="0" w:space="0" w:color="auto"/>
        <w:right w:val="none" w:sz="0" w:space="0" w:color="auto"/>
      </w:divBdr>
      <w:divsChild>
        <w:div w:id="1994481755">
          <w:marLeft w:val="0"/>
          <w:marRight w:val="0"/>
          <w:marTop w:val="0"/>
          <w:marBottom w:val="0"/>
          <w:divBdr>
            <w:top w:val="none" w:sz="0" w:space="0" w:color="auto"/>
            <w:left w:val="none" w:sz="0" w:space="0" w:color="auto"/>
            <w:bottom w:val="none" w:sz="0" w:space="0" w:color="auto"/>
            <w:right w:val="none" w:sz="0" w:space="0" w:color="auto"/>
          </w:divBdr>
          <w:divsChild>
            <w:div w:id="555631275">
              <w:marLeft w:val="0"/>
              <w:marRight w:val="0"/>
              <w:marTop w:val="0"/>
              <w:marBottom w:val="0"/>
              <w:divBdr>
                <w:top w:val="none" w:sz="0" w:space="0" w:color="auto"/>
                <w:left w:val="none" w:sz="0" w:space="0" w:color="auto"/>
                <w:bottom w:val="none" w:sz="0" w:space="0" w:color="auto"/>
                <w:right w:val="none" w:sz="0" w:space="0" w:color="auto"/>
              </w:divBdr>
            </w:div>
            <w:div w:id="596980288">
              <w:marLeft w:val="0"/>
              <w:marRight w:val="0"/>
              <w:marTop w:val="0"/>
              <w:marBottom w:val="0"/>
              <w:divBdr>
                <w:top w:val="none" w:sz="0" w:space="0" w:color="auto"/>
                <w:left w:val="none" w:sz="0" w:space="0" w:color="auto"/>
                <w:bottom w:val="none" w:sz="0" w:space="0" w:color="auto"/>
                <w:right w:val="none" w:sz="0" w:space="0" w:color="auto"/>
              </w:divBdr>
            </w:div>
            <w:div w:id="1613974075">
              <w:marLeft w:val="0"/>
              <w:marRight w:val="0"/>
              <w:marTop w:val="0"/>
              <w:marBottom w:val="0"/>
              <w:divBdr>
                <w:top w:val="none" w:sz="0" w:space="0" w:color="auto"/>
                <w:left w:val="none" w:sz="0" w:space="0" w:color="auto"/>
                <w:bottom w:val="none" w:sz="0" w:space="0" w:color="auto"/>
                <w:right w:val="none" w:sz="0" w:space="0" w:color="auto"/>
              </w:divBdr>
            </w:div>
            <w:div w:id="1272971962">
              <w:marLeft w:val="0"/>
              <w:marRight w:val="0"/>
              <w:marTop w:val="0"/>
              <w:marBottom w:val="0"/>
              <w:divBdr>
                <w:top w:val="none" w:sz="0" w:space="0" w:color="auto"/>
                <w:left w:val="none" w:sz="0" w:space="0" w:color="auto"/>
                <w:bottom w:val="none" w:sz="0" w:space="0" w:color="auto"/>
                <w:right w:val="none" w:sz="0" w:space="0" w:color="auto"/>
              </w:divBdr>
            </w:div>
            <w:div w:id="260719767">
              <w:marLeft w:val="0"/>
              <w:marRight w:val="0"/>
              <w:marTop w:val="0"/>
              <w:marBottom w:val="0"/>
              <w:divBdr>
                <w:top w:val="none" w:sz="0" w:space="0" w:color="auto"/>
                <w:left w:val="none" w:sz="0" w:space="0" w:color="auto"/>
                <w:bottom w:val="none" w:sz="0" w:space="0" w:color="auto"/>
                <w:right w:val="none" w:sz="0" w:space="0" w:color="auto"/>
              </w:divBdr>
            </w:div>
            <w:div w:id="2027513405">
              <w:marLeft w:val="0"/>
              <w:marRight w:val="0"/>
              <w:marTop w:val="0"/>
              <w:marBottom w:val="0"/>
              <w:divBdr>
                <w:top w:val="none" w:sz="0" w:space="0" w:color="auto"/>
                <w:left w:val="none" w:sz="0" w:space="0" w:color="auto"/>
                <w:bottom w:val="none" w:sz="0" w:space="0" w:color="auto"/>
                <w:right w:val="none" w:sz="0" w:space="0" w:color="auto"/>
              </w:divBdr>
            </w:div>
            <w:div w:id="1439521167">
              <w:marLeft w:val="0"/>
              <w:marRight w:val="0"/>
              <w:marTop w:val="0"/>
              <w:marBottom w:val="0"/>
              <w:divBdr>
                <w:top w:val="none" w:sz="0" w:space="0" w:color="auto"/>
                <w:left w:val="none" w:sz="0" w:space="0" w:color="auto"/>
                <w:bottom w:val="none" w:sz="0" w:space="0" w:color="auto"/>
                <w:right w:val="none" w:sz="0" w:space="0" w:color="auto"/>
              </w:divBdr>
            </w:div>
            <w:div w:id="1887791372">
              <w:marLeft w:val="0"/>
              <w:marRight w:val="0"/>
              <w:marTop w:val="0"/>
              <w:marBottom w:val="0"/>
              <w:divBdr>
                <w:top w:val="none" w:sz="0" w:space="0" w:color="auto"/>
                <w:left w:val="none" w:sz="0" w:space="0" w:color="auto"/>
                <w:bottom w:val="none" w:sz="0" w:space="0" w:color="auto"/>
                <w:right w:val="none" w:sz="0" w:space="0" w:color="auto"/>
              </w:divBdr>
            </w:div>
            <w:div w:id="384454924">
              <w:marLeft w:val="0"/>
              <w:marRight w:val="0"/>
              <w:marTop w:val="0"/>
              <w:marBottom w:val="0"/>
              <w:divBdr>
                <w:top w:val="none" w:sz="0" w:space="0" w:color="auto"/>
                <w:left w:val="none" w:sz="0" w:space="0" w:color="auto"/>
                <w:bottom w:val="none" w:sz="0" w:space="0" w:color="auto"/>
                <w:right w:val="none" w:sz="0" w:space="0" w:color="auto"/>
              </w:divBdr>
            </w:div>
            <w:div w:id="1517383230">
              <w:marLeft w:val="0"/>
              <w:marRight w:val="0"/>
              <w:marTop w:val="0"/>
              <w:marBottom w:val="0"/>
              <w:divBdr>
                <w:top w:val="none" w:sz="0" w:space="0" w:color="auto"/>
                <w:left w:val="none" w:sz="0" w:space="0" w:color="auto"/>
                <w:bottom w:val="none" w:sz="0" w:space="0" w:color="auto"/>
                <w:right w:val="none" w:sz="0" w:space="0" w:color="auto"/>
              </w:divBdr>
            </w:div>
            <w:div w:id="1967617965">
              <w:marLeft w:val="0"/>
              <w:marRight w:val="0"/>
              <w:marTop w:val="0"/>
              <w:marBottom w:val="0"/>
              <w:divBdr>
                <w:top w:val="none" w:sz="0" w:space="0" w:color="auto"/>
                <w:left w:val="none" w:sz="0" w:space="0" w:color="auto"/>
                <w:bottom w:val="none" w:sz="0" w:space="0" w:color="auto"/>
                <w:right w:val="none" w:sz="0" w:space="0" w:color="auto"/>
              </w:divBdr>
            </w:div>
            <w:div w:id="1155804806">
              <w:marLeft w:val="0"/>
              <w:marRight w:val="0"/>
              <w:marTop w:val="0"/>
              <w:marBottom w:val="0"/>
              <w:divBdr>
                <w:top w:val="none" w:sz="0" w:space="0" w:color="auto"/>
                <w:left w:val="none" w:sz="0" w:space="0" w:color="auto"/>
                <w:bottom w:val="none" w:sz="0" w:space="0" w:color="auto"/>
                <w:right w:val="none" w:sz="0" w:space="0" w:color="auto"/>
              </w:divBdr>
            </w:div>
            <w:div w:id="1698383327">
              <w:marLeft w:val="0"/>
              <w:marRight w:val="0"/>
              <w:marTop w:val="0"/>
              <w:marBottom w:val="0"/>
              <w:divBdr>
                <w:top w:val="none" w:sz="0" w:space="0" w:color="auto"/>
                <w:left w:val="none" w:sz="0" w:space="0" w:color="auto"/>
                <w:bottom w:val="none" w:sz="0" w:space="0" w:color="auto"/>
                <w:right w:val="none" w:sz="0" w:space="0" w:color="auto"/>
              </w:divBdr>
            </w:div>
            <w:div w:id="462966009">
              <w:marLeft w:val="0"/>
              <w:marRight w:val="0"/>
              <w:marTop w:val="0"/>
              <w:marBottom w:val="0"/>
              <w:divBdr>
                <w:top w:val="none" w:sz="0" w:space="0" w:color="auto"/>
                <w:left w:val="none" w:sz="0" w:space="0" w:color="auto"/>
                <w:bottom w:val="none" w:sz="0" w:space="0" w:color="auto"/>
                <w:right w:val="none" w:sz="0" w:space="0" w:color="auto"/>
              </w:divBdr>
            </w:div>
            <w:div w:id="181866539">
              <w:marLeft w:val="0"/>
              <w:marRight w:val="0"/>
              <w:marTop w:val="0"/>
              <w:marBottom w:val="0"/>
              <w:divBdr>
                <w:top w:val="none" w:sz="0" w:space="0" w:color="auto"/>
                <w:left w:val="none" w:sz="0" w:space="0" w:color="auto"/>
                <w:bottom w:val="none" w:sz="0" w:space="0" w:color="auto"/>
                <w:right w:val="none" w:sz="0" w:space="0" w:color="auto"/>
              </w:divBdr>
            </w:div>
            <w:div w:id="1392927558">
              <w:marLeft w:val="0"/>
              <w:marRight w:val="0"/>
              <w:marTop w:val="0"/>
              <w:marBottom w:val="0"/>
              <w:divBdr>
                <w:top w:val="none" w:sz="0" w:space="0" w:color="auto"/>
                <w:left w:val="none" w:sz="0" w:space="0" w:color="auto"/>
                <w:bottom w:val="none" w:sz="0" w:space="0" w:color="auto"/>
                <w:right w:val="none" w:sz="0" w:space="0" w:color="auto"/>
              </w:divBdr>
            </w:div>
            <w:div w:id="607157687">
              <w:marLeft w:val="0"/>
              <w:marRight w:val="0"/>
              <w:marTop w:val="0"/>
              <w:marBottom w:val="0"/>
              <w:divBdr>
                <w:top w:val="none" w:sz="0" w:space="0" w:color="auto"/>
                <w:left w:val="none" w:sz="0" w:space="0" w:color="auto"/>
                <w:bottom w:val="none" w:sz="0" w:space="0" w:color="auto"/>
                <w:right w:val="none" w:sz="0" w:space="0" w:color="auto"/>
              </w:divBdr>
            </w:div>
            <w:div w:id="333649129">
              <w:marLeft w:val="0"/>
              <w:marRight w:val="0"/>
              <w:marTop w:val="0"/>
              <w:marBottom w:val="0"/>
              <w:divBdr>
                <w:top w:val="none" w:sz="0" w:space="0" w:color="auto"/>
                <w:left w:val="none" w:sz="0" w:space="0" w:color="auto"/>
                <w:bottom w:val="none" w:sz="0" w:space="0" w:color="auto"/>
                <w:right w:val="none" w:sz="0" w:space="0" w:color="auto"/>
              </w:divBdr>
            </w:div>
            <w:div w:id="1144152828">
              <w:marLeft w:val="0"/>
              <w:marRight w:val="0"/>
              <w:marTop w:val="0"/>
              <w:marBottom w:val="0"/>
              <w:divBdr>
                <w:top w:val="none" w:sz="0" w:space="0" w:color="auto"/>
                <w:left w:val="none" w:sz="0" w:space="0" w:color="auto"/>
                <w:bottom w:val="none" w:sz="0" w:space="0" w:color="auto"/>
                <w:right w:val="none" w:sz="0" w:space="0" w:color="auto"/>
              </w:divBdr>
            </w:div>
            <w:div w:id="171725252">
              <w:marLeft w:val="0"/>
              <w:marRight w:val="0"/>
              <w:marTop w:val="0"/>
              <w:marBottom w:val="0"/>
              <w:divBdr>
                <w:top w:val="none" w:sz="0" w:space="0" w:color="auto"/>
                <w:left w:val="none" w:sz="0" w:space="0" w:color="auto"/>
                <w:bottom w:val="none" w:sz="0" w:space="0" w:color="auto"/>
                <w:right w:val="none" w:sz="0" w:space="0" w:color="auto"/>
              </w:divBdr>
            </w:div>
            <w:div w:id="1788816421">
              <w:marLeft w:val="0"/>
              <w:marRight w:val="0"/>
              <w:marTop w:val="0"/>
              <w:marBottom w:val="0"/>
              <w:divBdr>
                <w:top w:val="none" w:sz="0" w:space="0" w:color="auto"/>
                <w:left w:val="none" w:sz="0" w:space="0" w:color="auto"/>
                <w:bottom w:val="none" w:sz="0" w:space="0" w:color="auto"/>
                <w:right w:val="none" w:sz="0" w:space="0" w:color="auto"/>
              </w:divBdr>
            </w:div>
            <w:div w:id="746272377">
              <w:marLeft w:val="0"/>
              <w:marRight w:val="0"/>
              <w:marTop w:val="0"/>
              <w:marBottom w:val="0"/>
              <w:divBdr>
                <w:top w:val="none" w:sz="0" w:space="0" w:color="auto"/>
                <w:left w:val="none" w:sz="0" w:space="0" w:color="auto"/>
                <w:bottom w:val="none" w:sz="0" w:space="0" w:color="auto"/>
                <w:right w:val="none" w:sz="0" w:space="0" w:color="auto"/>
              </w:divBdr>
            </w:div>
            <w:div w:id="1478573704">
              <w:marLeft w:val="0"/>
              <w:marRight w:val="0"/>
              <w:marTop w:val="0"/>
              <w:marBottom w:val="0"/>
              <w:divBdr>
                <w:top w:val="none" w:sz="0" w:space="0" w:color="auto"/>
                <w:left w:val="none" w:sz="0" w:space="0" w:color="auto"/>
                <w:bottom w:val="none" w:sz="0" w:space="0" w:color="auto"/>
                <w:right w:val="none" w:sz="0" w:space="0" w:color="auto"/>
              </w:divBdr>
            </w:div>
            <w:div w:id="2001887155">
              <w:marLeft w:val="0"/>
              <w:marRight w:val="0"/>
              <w:marTop w:val="0"/>
              <w:marBottom w:val="0"/>
              <w:divBdr>
                <w:top w:val="none" w:sz="0" w:space="0" w:color="auto"/>
                <w:left w:val="none" w:sz="0" w:space="0" w:color="auto"/>
                <w:bottom w:val="none" w:sz="0" w:space="0" w:color="auto"/>
                <w:right w:val="none" w:sz="0" w:space="0" w:color="auto"/>
              </w:divBdr>
            </w:div>
            <w:div w:id="1850370018">
              <w:marLeft w:val="0"/>
              <w:marRight w:val="0"/>
              <w:marTop w:val="0"/>
              <w:marBottom w:val="0"/>
              <w:divBdr>
                <w:top w:val="none" w:sz="0" w:space="0" w:color="auto"/>
                <w:left w:val="none" w:sz="0" w:space="0" w:color="auto"/>
                <w:bottom w:val="none" w:sz="0" w:space="0" w:color="auto"/>
                <w:right w:val="none" w:sz="0" w:space="0" w:color="auto"/>
              </w:divBdr>
            </w:div>
            <w:div w:id="1742219694">
              <w:marLeft w:val="0"/>
              <w:marRight w:val="0"/>
              <w:marTop w:val="0"/>
              <w:marBottom w:val="0"/>
              <w:divBdr>
                <w:top w:val="none" w:sz="0" w:space="0" w:color="auto"/>
                <w:left w:val="none" w:sz="0" w:space="0" w:color="auto"/>
                <w:bottom w:val="none" w:sz="0" w:space="0" w:color="auto"/>
                <w:right w:val="none" w:sz="0" w:space="0" w:color="auto"/>
              </w:divBdr>
            </w:div>
            <w:div w:id="281739536">
              <w:marLeft w:val="0"/>
              <w:marRight w:val="0"/>
              <w:marTop w:val="0"/>
              <w:marBottom w:val="0"/>
              <w:divBdr>
                <w:top w:val="none" w:sz="0" w:space="0" w:color="auto"/>
                <w:left w:val="none" w:sz="0" w:space="0" w:color="auto"/>
                <w:bottom w:val="none" w:sz="0" w:space="0" w:color="auto"/>
                <w:right w:val="none" w:sz="0" w:space="0" w:color="auto"/>
              </w:divBdr>
            </w:div>
            <w:div w:id="1439763099">
              <w:marLeft w:val="0"/>
              <w:marRight w:val="0"/>
              <w:marTop w:val="0"/>
              <w:marBottom w:val="0"/>
              <w:divBdr>
                <w:top w:val="none" w:sz="0" w:space="0" w:color="auto"/>
                <w:left w:val="none" w:sz="0" w:space="0" w:color="auto"/>
                <w:bottom w:val="none" w:sz="0" w:space="0" w:color="auto"/>
                <w:right w:val="none" w:sz="0" w:space="0" w:color="auto"/>
              </w:divBdr>
            </w:div>
            <w:div w:id="1639217922">
              <w:marLeft w:val="0"/>
              <w:marRight w:val="0"/>
              <w:marTop w:val="0"/>
              <w:marBottom w:val="0"/>
              <w:divBdr>
                <w:top w:val="none" w:sz="0" w:space="0" w:color="auto"/>
                <w:left w:val="none" w:sz="0" w:space="0" w:color="auto"/>
                <w:bottom w:val="none" w:sz="0" w:space="0" w:color="auto"/>
                <w:right w:val="none" w:sz="0" w:space="0" w:color="auto"/>
              </w:divBdr>
            </w:div>
            <w:div w:id="566067185">
              <w:marLeft w:val="0"/>
              <w:marRight w:val="0"/>
              <w:marTop w:val="0"/>
              <w:marBottom w:val="0"/>
              <w:divBdr>
                <w:top w:val="none" w:sz="0" w:space="0" w:color="auto"/>
                <w:left w:val="none" w:sz="0" w:space="0" w:color="auto"/>
                <w:bottom w:val="none" w:sz="0" w:space="0" w:color="auto"/>
                <w:right w:val="none" w:sz="0" w:space="0" w:color="auto"/>
              </w:divBdr>
            </w:div>
            <w:div w:id="2109352038">
              <w:marLeft w:val="0"/>
              <w:marRight w:val="0"/>
              <w:marTop w:val="0"/>
              <w:marBottom w:val="0"/>
              <w:divBdr>
                <w:top w:val="none" w:sz="0" w:space="0" w:color="auto"/>
                <w:left w:val="none" w:sz="0" w:space="0" w:color="auto"/>
                <w:bottom w:val="none" w:sz="0" w:space="0" w:color="auto"/>
                <w:right w:val="none" w:sz="0" w:space="0" w:color="auto"/>
              </w:divBdr>
            </w:div>
            <w:div w:id="1394738694">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567449012">
              <w:marLeft w:val="0"/>
              <w:marRight w:val="0"/>
              <w:marTop w:val="0"/>
              <w:marBottom w:val="0"/>
              <w:divBdr>
                <w:top w:val="none" w:sz="0" w:space="0" w:color="auto"/>
                <w:left w:val="none" w:sz="0" w:space="0" w:color="auto"/>
                <w:bottom w:val="none" w:sz="0" w:space="0" w:color="auto"/>
                <w:right w:val="none" w:sz="0" w:space="0" w:color="auto"/>
              </w:divBdr>
            </w:div>
            <w:div w:id="569005064">
              <w:marLeft w:val="0"/>
              <w:marRight w:val="0"/>
              <w:marTop w:val="0"/>
              <w:marBottom w:val="0"/>
              <w:divBdr>
                <w:top w:val="none" w:sz="0" w:space="0" w:color="auto"/>
                <w:left w:val="none" w:sz="0" w:space="0" w:color="auto"/>
                <w:bottom w:val="none" w:sz="0" w:space="0" w:color="auto"/>
                <w:right w:val="none" w:sz="0" w:space="0" w:color="auto"/>
              </w:divBdr>
            </w:div>
            <w:div w:id="1398166859">
              <w:marLeft w:val="0"/>
              <w:marRight w:val="0"/>
              <w:marTop w:val="0"/>
              <w:marBottom w:val="0"/>
              <w:divBdr>
                <w:top w:val="none" w:sz="0" w:space="0" w:color="auto"/>
                <w:left w:val="none" w:sz="0" w:space="0" w:color="auto"/>
                <w:bottom w:val="none" w:sz="0" w:space="0" w:color="auto"/>
                <w:right w:val="none" w:sz="0" w:space="0" w:color="auto"/>
              </w:divBdr>
            </w:div>
            <w:div w:id="753362302">
              <w:marLeft w:val="0"/>
              <w:marRight w:val="0"/>
              <w:marTop w:val="0"/>
              <w:marBottom w:val="0"/>
              <w:divBdr>
                <w:top w:val="none" w:sz="0" w:space="0" w:color="auto"/>
                <w:left w:val="none" w:sz="0" w:space="0" w:color="auto"/>
                <w:bottom w:val="none" w:sz="0" w:space="0" w:color="auto"/>
                <w:right w:val="none" w:sz="0" w:space="0" w:color="auto"/>
              </w:divBdr>
            </w:div>
            <w:div w:id="937981431">
              <w:marLeft w:val="0"/>
              <w:marRight w:val="0"/>
              <w:marTop w:val="0"/>
              <w:marBottom w:val="0"/>
              <w:divBdr>
                <w:top w:val="none" w:sz="0" w:space="0" w:color="auto"/>
                <w:left w:val="none" w:sz="0" w:space="0" w:color="auto"/>
                <w:bottom w:val="none" w:sz="0" w:space="0" w:color="auto"/>
                <w:right w:val="none" w:sz="0" w:space="0" w:color="auto"/>
              </w:divBdr>
            </w:div>
            <w:div w:id="903679890">
              <w:marLeft w:val="0"/>
              <w:marRight w:val="0"/>
              <w:marTop w:val="0"/>
              <w:marBottom w:val="0"/>
              <w:divBdr>
                <w:top w:val="none" w:sz="0" w:space="0" w:color="auto"/>
                <w:left w:val="none" w:sz="0" w:space="0" w:color="auto"/>
                <w:bottom w:val="none" w:sz="0" w:space="0" w:color="auto"/>
                <w:right w:val="none" w:sz="0" w:space="0" w:color="auto"/>
              </w:divBdr>
            </w:div>
            <w:div w:id="1449472992">
              <w:marLeft w:val="0"/>
              <w:marRight w:val="0"/>
              <w:marTop w:val="0"/>
              <w:marBottom w:val="0"/>
              <w:divBdr>
                <w:top w:val="none" w:sz="0" w:space="0" w:color="auto"/>
                <w:left w:val="none" w:sz="0" w:space="0" w:color="auto"/>
                <w:bottom w:val="none" w:sz="0" w:space="0" w:color="auto"/>
                <w:right w:val="none" w:sz="0" w:space="0" w:color="auto"/>
              </w:divBdr>
            </w:div>
            <w:div w:id="672800345">
              <w:marLeft w:val="0"/>
              <w:marRight w:val="0"/>
              <w:marTop w:val="0"/>
              <w:marBottom w:val="0"/>
              <w:divBdr>
                <w:top w:val="none" w:sz="0" w:space="0" w:color="auto"/>
                <w:left w:val="none" w:sz="0" w:space="0" w:color="auto"/>
                <w:bottom w:val="none" w:sz="0" w:space="0" w:color="auto"/>
                <w:right w:val="none" w:sz="0" w:space="0" w:color="auto"/>
              </w:divBdr>
            </w:div>
            <w:div w:id="1411390521">
              <w:marLeft w:val="0"/>
              <w:marRight w:val="0"/>
              <w:marTop w:val="0"/>
              <w:marBottom w:val="0"/>
              <w:divBdr>
                <w:top w:val="none" w:sz="0" w:space="0" w:color="auto"/>
                <w:left w:val="none" w:sz="0" w:space="0" w:color="auto"/>
                <w:bottom w:val="none" w:sz="0" w:space="0" w:color="auto"/>
                <w:right w:val="none" w:sz="0" w:space="0" w:color="auto"/>
              </w:divBdr>
            </w:div>
            <w:div w:id="881790873">
              <w:marLeft w:val="0"/>
              <w:marRight w:val="0"/>
              <w:marTop w:val="0"/>
              <w:marBottom w:val="0"/>
              <w:divBdr>
                <w:top w:val="none" w:sz="0" w:space="0" w:color="auto"/>
                <w:left w:val="none" w:sz="0" w:space="0" w:color="auto"/>
                <w:bottom w:val="none" w:sz="0" w:space="0" w:color="auto"/>
                <w:right w:val="none" w:sz="0" w:space="0" w:color="auto"/>
              </w:divBdr>
            </w:div>
            <w:div w:id="2071732587">
              <w:marLeft w:val="0"/>
              <w:marRight w:val="0"/>
              <w:marTop w:val="0"/>
              <w:marBottom w:val="0"/>
              <w:divBdr>
                <w:top w:val="none" w:sz="0" w:space="0" w:color="auto"/>
                <w:left w:val="none" w:sz="0" w:space="0" w:color="auto"/>
                <w:bottom w:val="none" w:sz="0" w:space="0" w:color="auto"/>
                <w:right w:val="none" w:sz="0" w:space="0" w:color="auto"/>
              </w:divBdr>
            </w:div>
            <w:div w:id="611473377">
              <w:marLeft w:val="0"/>
              <w:marRight w:val="0"/>
              <w:marTop w:val="0"/>
              <w:marBottom w:val="0"/>
              <w:divBdr>
                <w:top w:val="none" w:sz="0" w:space="0" w:color="auto"/>
                <w:left w:val="none" w:sz="0" w:space="0" w:color="auto"/>
                <w:bottom w:val="none" w:sz="0" w:space="0" w:color="auto"/>
                <w:right w:val="none" w:sz="0" w:space="0" w:color="auto"/>
              </w:divBdr>
            </w:div>
            <w:div w:id="2093895026">
              <w:marLeft w:val="0"/>
              <w:marRight w:val="0"/>
              <w:marTop w:val="0"/>
              <w:marBottom w:val="0"/>
              <w:divBdr>
                <w:top w:val="none" w:sz="0" w:space="0" w:color="auto"/>
                <w:left w:val="none" w:sz="0" w:space="0" w:color="auto"/>
                <w:bottom w:val="none" w:sz="0" w:space="0" w:color="auto"/>
                <w:right w:val="none" w:sz="0" w:space="0" w:color="auto"/>
              </w:divBdr>
            </w:div>
            <w:div w:id="642470233">
              <w:marLeft w:val="0"/>
              <w:marRight w:val="0"/>
              <w:marTop w:val="0"/>
              <w:marBottom w:val="0"/>
              <w:divBdr>
                <w:top w:val="none" w:sz="0" w:space="0" w:color="auto"/>
                <w:left w:val="none" w:sz="0" w:space="0" w:color="auto"/>
                <w:bottom w:val="none" w:sz="0" w:space="0" w:color="auto"/>
                <w:right w:val="none" w:sz="0" w:space="0" w:color="auto"/>
              </w:divBdr>
            </w:div>
            <w:div w:id="1701936461">
              <w:marLeft w:val="0"/>
              <w:marRight w:val="0"/>
              <w:marTop w:val="0"/>
              <w:marBottom w:val="0"/>
              <w:divBdr>
                <w:top w:val="none" w:sz="0" w:space="0" w:color="auto"/>
                <w:left w:val="none" w:sz="0" w:space="0" w:color="auto"/>
                <w:bottom w:val="none" w:sz="0" w:space="0" w:color="auto"/>
                <w:right w:val="none" w:sz="0" w:space="0" w:color="auto"/>
              </w:divBdr>
            </w:div>
            <w:div w:id="564069700">
              <w:marLeft w:val="0"/>
              <w:marRight w:val="0"/>
              <w:marTop w:val="0"/>
              <w:marBottom w:val="0"/>
              <w:divBdr>
                <w:top w:val="none" w:sz="0" w:space="0" w:color="auto"/>
                <w:left w:val="none" w:sz="0" w:space="0" w:color="auto"/>
                <w:bottom w:val="none" w:sz="0" w:space="0" w:color="auto"/>
                <w:right w:val="none" w:sz="0" w:space="0" w:color="auto"/>
              </w:divBdr>
            </w:div>
            <w:div w:id="256867585">
              <w:marLeft w:val="0"/>
              <w:marRight w:val="0"/>
              <w:marTop w:val="0"/>
              <w:marBottom w:val="0"/>
              <w:divBdr>
                <w:top w:val="none" w:sz="0" w:space="0" w:color="auto"/>
                <w:left w:val="none" w:sz="0" w:space="0" w:color="auto"/>
                <w:bottom w:val="none" w:sz="0" w:space="0" w:color="auto"/>
                <w:right w:val="none" w:sz="0" w:space="0" w:color="auto"/>
              </w:divBdr>
            </w:div>
            <w:div w:id="726103447">
              <w:marLeft w:val="0"/>
              <w:marRight w:val="0"/>
              <w:marTop w:val="0"/>
              <w:marBottom w:val="0"/>
              <w:divBdr>
                <w:top w:val="none" w:sz="0" w:space="0" w:color="auto"/>
                <w:left w:val="none" w:sz="0" w:space="0" w:color="auto"/>
                <w:bottom w:val="none" w:sz="0" w:space="0" w:color="auto"/>
                <w:right w:val="none" w:sz="0" w:space="0" w:color="auto"/>
              </w:divBdr>
            </w:div>
            <w:div w:id="1327202050">
              <w:marLeft w:val="0"/>
              <w:marRight w:val="0"/>
              <w:marTop w:val="0"/>
              <w:marBottom w:val="0"/>
              <w:divBdr>
                <w:top w:val="none" w:sz="0" w:space="0" w:color="auto"/>
                <w:left w:val="none" w:sz="0" w:space="0" w:color="auto"/>
                <w:bottom w:val="none" w:sz="0" w:space="0" w:color="auto"/>
                <w:right w:val="none" w:sz="0" w:space="0" w:color="auto"/>
              </w:divBdr>
            </w:div>
            <w:div w:id="602231771">
              <w:marLeft w:val="0"/>
              <w:marRight w:val="0"/>
              <w:marTop w:val="0"/>
              <w:marBottom w:val="0"/>
              <w:divBdr>
                <w:top w:val="none" w:sz="0" w:space="0" w:color="auto"/>
                <w:left w:val="none" w:sz="0" w:space="0" w:color="auto"/>
                <w:bottom w:val="none" w:sz="0" w:space="0" w:color="auto"/>
                <w:right w:val="none" w:sz="0" w:space="0" w:color="auto"/>
              </w:divBdr>
            </w:div>
            <w:div w:id="265575801">
              <w:marLeft w:val="0"/>
              <w:marRight w:val="0"/>
              <w:marTop w:val="0"/>
              <w:marBottom w:val="0"/>
              <w:divBdr>
                <w:top w:val="none" w:sz="0" w:space="0" w:color="auto"/>
                <w:left w:val="none" w:sz="0" w:space="0" w:color="auto"/>
                <w:bottom w:val="none" w:sz="0" w:space="0" w:color="auto"/>
                <w:right w:val="none" w:sz="0" w:space="0" w:color="auto"/>
              </w:divBdr>
            </w:div>
            <w:div w:id="122119878">
              <w:marLeft w:val="0"/>
              <w:marRight w:val="0"/>
              <w:marTop w:val="0"/>
              <w:marBottom w:val="0"/>
              <w:divBdr>
                <w:top w:val="none" w:sz="0" w:space="0" w:color="auto"/>
                <w:left w:val="none" w:sz="0" w:space="0" w:color="auto"/>
                <w:bottom w:val="none" w:sz="0" w:space="0" w:color="auto"/>
                <w:right w:val="none" w:sz="0" w:space="0" w:color="auto"/>
              </w:divBdr>
            </w:div>
            <w:div w:id="1578711284">
              <w:marLeft w:val="0"/>
              <w:marRight w:val="0"/>
              <w:marTop w:val="0"/>
              <w:marBottom w:val="0"/>
              <w:divBdr>
                <w:top w:val="none" w:sz="0" w:space="0" w:color="auto"/>
                <w:left w:val="none" w:sz="0" w:space="0" w:color="auto"/>
                <w:bottom w:val="none" w:sz="0" w:space="0" w:color="auto"/>
                <w:right w:val="none" w:sz="0" w:space="0" w:color="auto"/>
              </w:divBdr>
            </w:div>
            <w:div w:id="196046216">
              <w:marLeft w:val="0"/>
              <w:marRight w:val="0"/>
              <w:marTop w:val="0"/>
              <w:marBottom w:val="0"/>
              <w:divBdr>
                <w:top w:val="none" w:sz="0" w:space="0" w:color="auto"/>
                <w:left w:val="none" w:sz="0" w:space="0" w:color="auto"/>
                <w:bottom w:val="none" w:sz="0" w:space="0" w:color="auto"/>
                <w:right w:val="none" w:sz="0" w:space="0" w:color="auto"/>
              </w:divBdr>
            </w:div>
            <w:div w:id="640498911">
              <w:marLeft w:val="0"/>
              <w:marRight w:val="0"/>
              <w:marTop w:val="0"/>
              <w:marBottom w:val="0"/>
              <w:divBdr>
                <w:top w:val="none" w:sz="0" w:space="0" w:color="auto"/>
                <w:left w:val="none" w:sz="0" w:space="0" w:color="auto"/>
                <w:bottom w:val="none" w:sz="0" w:space="0" w:color="auto"/>
                <w:right w:val="none" w:sz="0" w:space="0" w:color="auto"/>
              </w:divBdr>
            </w:div>
            <w:div w:id="1063018679">
              <w:marLeft w:val="0"/>
              <w:marRight w:val="0"/>
              <w:marTop w:val="0"/>
              <w:marBottom w:val="0"/>
              <w:divBdr>
                <w:top w:val="none" w:sz="0" w:space="0" w:color="auto"/>
                <w:left w:val="none" w:sz="0" w:space="0" w:color="auto"/>
                <w:bottom w:val="none" w:sz="0" w:space="0" w:color="auto"/>
                <w:right w:val="none" w:sz="0" w:space="0" w:color="auto"/>
              </w:divBdr>
            </w:div>
            <w:div w:id="1844859472">
              <w:marLeft w:val="0"/>
              <w:marRight w:val="0"/>
              <w:marTop w:val="0"/>
              <w:marBottom w:val="0"/>
              <w:divBdr>
                <w:top w:val="none" w:sz="0" w:space="0" w:color="auto"/>
                <w:left w:val="none" w:sz="0" w:space="0" w:color="auto"/>
                <w:bottom w:val="none" w:sz="0" w:space="0" w:color="auto"/>
                <w:right w:val="none" w:sz="0" w:space="0" w:color="auto"/>
              </w:divBdr>
            </w:div>
            <w:div w:id="1697460567">
              <w:marLeft w:val="0"/>
              <w:marRight w:val="0"/>
              <w:marTop w:val="0"/>
              <w:marBottom w:val="0"/>
              <w:divBdr>
                <w:top w:val="none" w:sz="0" w:space="0" w:color="auto"/>
                <w:left w:val="none" w:sz="0" w:space="0" w:color="auto"/>
                <w:bottom w:val="none" w:sz="0" w:space="0" w:color="auto"/>
                <w:right w:val="none" w:sz="0" w:space="0" w:color="auto"/>
              </w:divBdr>
            </w:div>
            <w:div w:id="1701202069">
              <w:marLeft w:val="0"/>
              <w:marRight w:val="0"/>
              <w:marTop w:val="0"/>
              <w:marBottom w:val="0"/>
              <w:divBdr>
                <w:top w:val="none" w:sz="0" w:space="0" w:color="auto"/>
                <w:left w:val="none" w:sz="0" w:space="0" w:color="auto"/>
                <w:bottom w:val="none" w:sz="0" w:space="0" w:color="auto"/>
                <w:right w:val="none" w:sz="0" w:space="0" w:color="auto"/>
              </w:divBdr>
            </w:div>
            <w:div w:id="530606365">
              <w:marLeft w:val="0"/>
              <w:marRight w:val="0"/>
              <w:marTop w:val="0"/>
              <w:marBottom w:val="0"/>
              <w:divBdr>
                <w:top w:val="none" w:sz="0" w:space="0" w:color="auto"/>
                <w:left w:val="none" w:sz="0" w:space="0" w:color="auto"/>
                <w:bottom w:val="none" w:sz="0" w:space="0" w:color="auto"/>
                <w:right w:val="none" w:sz="0" w:space="0" w:color="auto"/>
              </w:divBdr>
            </w:div>
            <w:div w:id="894463343">
              <w:marLeft w:val="0"/>
              <w:marRight w:val="0"/>
              <w:marTop w:val="0"/>
              <w:marBottom w:val="0"/>
              <w:divBdr>
                <w:top w:val="none" w:sz="0" w:space="0" w:color="auto"/>
                <w:left w:val="none" w:sz="0" w:space="0" w:color="auto"/>
                <w:bottom w:val="none" w:sz="0" w:space="0" w:color="auto"/>
                <w:right w:val="none" w:sz="0" w:space="0" w:color="auto"/>
              </w:divBdr>
            </w:div>
            <w:div w:id="1435664249">
              <w:marLeft w:val="0"/>
              <w:marRight w:val="0"/>
              <w:marTop w:val="0"/>
              <w:marBottom w:val="0"/>
              <w:divBdr>
                <w:top w:val="none" w:sz="0" w:space="0" w:color="auto"/>
                <w:left w:val="none" w:sz="0" w:space="0" w:color="auto"/>
                <w:bottom w:val="none" w:sz="0" w:space="0" w:color="auto"/>
                <w:right w:val="none" w:sz="0" w:space="0" w:color="auto"/>
              </w:divBdr>
            </w:div>
            <w:div w:id="2010449826">
              <w:marLeft w:val="0"/>
              <w:marRight w:val="0"/>
              <w:marTop w:val="0"/>
              <w:marBottom w:val="0"/>
              <w:divBdr>
                <w:top w:val="none" w:sz="0" w:space="0" w:color="auto"/>
                <w:left w:val="none" w:sz="0" w:space="0" w:color="auto"/>
                <w:bottom w:val="none" w:sz="0" w:space="0" w:color="auto"/>
                <w:right w:val="none" w:sz="0" w:space="0" w:color="auto"/>
              </w:divBdr>
            </w:div>
            <w:div w:id="1656183409">
              <w:marLeft w:val="0"/>
              <w:marRight w:val="0"/>
              <w:marTop w:val="0"/>
              <w:marBottom w:val="0"/>
              <w:divBdr>
                <w:top w:val="none" w:sz="0" w:space="0" w:color="auto"/>
                <w:left w:val="none" w:sz="0" w:space="0" w:color="auto"/>
                <w:bottom w:val="none" w:sz="0" w:space="0" w:color="auto"/>
                <w:right w:val="none" w:sz="0" w:space="0" w:color="auto"/>
              </w:divBdr>
            </w:div>
            <w:div w:id="974988373">
              <w:marLeft w:val="0"/>
              <w:marRight w:val="0"/>
              <w:marTop w:val="0"/>
              <w:marBottom w:val="0"/>
              <w:divBdr>
                <w:top w:val="none" w:sz="0" w:space="0" w:color="auto"/>
                <w:left w:val="none" w:sz="0" w:space="0" w:color="auto"/>
                <w:bottom w:val="none" w:sz="0" w:space="0" w:color="auto"/>
                <w:right w:val="none" w:sz="0" w:space="0" w:color="auto"/>
              </w:divBdr>
            </w:div>
            <w:div w:id="1817912983">
              <w:marLeft w:val="0"/>
              <w:marRight w:val="0"/>
              <w:marTop w:val="0"/>
              <w:marBottom w:val="0"/>
              <w:divBdr>
                <w:top w:val="none" w:sz="0" w:space="0" w:color="auto"/>
                <w:left w:val="none" w:sz="0" w:space="0" w:color="auto"/>
                <w:bottom w:val="none" w:sz="0" w:space="0" w:color="auto"/>
                <w:right w:val="none" w:sz="0" w:space="0" w:color="auto"/>
              </w:divBdr>
            </w:div>
            <w:div w:id="1977831351">
              <w:marLeft w:val="0"/>
              <w:marRight w:val="0"/>
              <w:marTop w:val="0"/>
              <w:marBottom w:val="0"/>
              <w:divBdr>
                <w:top w:val="none" w:sz="0" w:space="0" w:color="auto"/>
                <w:left w:val="none" w:sz="0" w:space="0" w:color="auto"/>
                <w:bottom w:val="none" w:sz="0" w:space="0" w:color="auto"/>
                <w:right w:val="none" w:sz="0" w:space="0" w:color="auto"/>
              </w:divBdr>
            </w:div>
            <w:div w:id="798766636">
              <w:marLeft w:val="0"/>
              <w:marRight w:val="0"/>
              <w:marTop w:val="0"/>
              <w:marBottom w:val="0"/>
              <w:divBdr>
                <w:top w:val="none" w:sz="0" w:space="0" w:color="auto"/>
                <w:left w:val="none" w:sz="0" w:space="0" w:color="auto"/>
                <w:bottom w:val="none" w:sz="0" w:space="0" w:color="auto"/>
                <w:right w:val="none" w:sz="0" w:space="0" w:color="auto"/>
              </w:divBdr>
            </w:div>
            <w:div w:id="1179926993">
              <w:marLeft w:val="0"/>
              <w:marRight w:val="0"/>
              <w:marTop w:val="0"/>
              <w:marBottom w:val="0"/>
              <w:divBdr>
                <w:top w:val="none" w:sz="0" w:space="0" w:color="auto"/>
                <w:left w:val="none" w:sz="0" w:space="0" w:color="auto"/>
                <w:bottom w:val="none" w:sz="0" w:space="0" w:color="auto"/>
                <w:right w:val="none" w:sz="0" w:space="0" w:color="auto"/>
              </w:divBdr>
            </w:div>
            <w:div w:id="22638324">
              <w:marLeft w:val="0"/>
              <w:marRight w:val="0"/>
              <w:marTop w:val="0"/>
              <w:marBottom w:val="0"/>
              <w:divBdr>
                <w:top w:val="none" w:sz="0" w:space="0" w:color="auto"/>
                <w:left w:val="none" w:sz="0" w:space="0" w:color="auto"/>
                <w:bottom w:val="none" w:sz="0" w:space="0" w:color="auto"/>
                <w:right w:val="none" w:sz="0" w:space="0" w:color="auto"/>
              </w:divBdr>
            </w:div>
            <w:div w:id="804081372">
              <w:marLeft w:val="0"/>
              <w:marRight w:val="0"/>
              <w:marTop w:val="0"/>
              <w:marBottom w:val="0"/>
              <w:divBdr>
                <w:top w:val="none" w:sz="0" w:space="0" w:color="auto"/>
                <w:left w:val="none" w:sz="0" w:space="0" w:color="auto"/>
                <w:bottom w:val="none" w:sz="0" w:space="0" w:color="auto"/>
                <w:right w:val="none" w:sz="0" w:space="0" w:color="auto"/>
              </w:divBdr>
            </w:div>
            <w:div w:id="1818758932">
              <w:marLeft w:val="0"/>
              <w:marRight w:val="0"/>
              <w:marTop w:val="0"/>
              <w:marBottom w:val="0"/>
              <w:divBdr>
                <w:top w:val="none" w:sz="0" w:space="0" w:color="auto"/>
                <w:left w:val="none" w:sz="0" w:space="0" w:color="auto"/>
                <w:bottom w:val="none" w:sz="0" w:space="0" w:color="auto"/>
                <w:right w:val="none" w:sz="0" w:space="0" w:color="auto"/>
              </w:divBdr>
            </w:div>
            <w:div w:id="253787980">
              <w:marLeft w:val="0"/>
              <w:marRight w:val="0"/>
              <w:marTop w:val="0"/>
              <w:marBottom w:val="0"/>
              <w:divBdr>
                <w:top w:val="none" w:sz="0" w:space="0" w:color="auto"/>
                <w:left w:val="none" w:sz="0" w:space="0" w:color="auto"/>
                <w:bottom w:val="none" w:sz="0" w:space="0" w:color="auto"/>
                <w:right w:val="none" w:sz="0" w:space="0" w:color="auto"/>
              </w:divBdr>
            </w:div>
            <w:div w:id="908615200">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731387616">
              <w:marLeft w:val="0"/>
              <w:marRight w:val="0"/>
              <w:marTop w:val="0"/>
              <w:marBottom w:val="0"/>
              <w:divBdr>
                <w:top w:val="none" w:sz="0" w:space="0" w:color="auto"/>
                <w:left w:val="none" w:sz="0" w:space="0" w:color="auto"/>
                <w:bottom w:val="none" w:sz="0" w:space="0" w:color="auto"/>
                <w:right w:val="none" w:sz="0" w:space="0" w:color="auto"/>
              </w:divBdr>
            </w:div>
            <w:div w:id="278879554">
              <w:marLeft w:val="0"/>
              <w:marRight w:val="0"/>
              <w:marTop w:val="0"/>
              <w:marBottom w:val="0"/>
              <w:divBdr>
                <w:top w:val="none" w:sz="0" w:space="0" w:color="auto"/>
                <w:left w:val="none" w:sz="0" w:space="0" w:color="auto"/>
                <w:bottom w:val="none" w:sz="0" w:space="0" w:color="auto"/>
                <w:right w:val="none" w:sz="0" w:space="0" w:color="auto"/>
              </w:divBdr>
            </w:div>
            <w:div w:id="1397046666">
              <w:marLeft w:val="0"/>
              <w:marRight w:val="0"/>
              <w:marTop w:val="0"/>
              <w:marBottom w:val="0"/>
              <w:divBdr>
                <w:top w:val="none" w:sz="0" w:space="0" w:color="auto"/>
                <w:left w:val="none" w:sz="0" w:space="0" w:color="auto"/>
                <w:bottom w:val="none" w:sz="0" w:space="0" w:color="auto"/>
                <w:right w:val="none" w:sz="0" w:space="0" w:color="auto"/>
              </w:divBdr>
            </w:div>
            <w:div w:id="47923402">
              <w:marLeft w:val="0"/>
              <w:marRight w:val="0"/>
              <w:marTop w:val="0"/>
              <w:marBottom w:val="0"/>
              <w:divBdr>
                <w:top w:val="none" w:sz="0" w:space="0" w:color="auto"/>
                <w:left w:val="none" w:sz="0" w:space="0" w:color="auto"/>
                <w:bottom w:val="none" w:sz="0" w:space="0" w:color="auto"/>
                <w:right w:val="none" w:sz="0" w:space="0" w:color="auto"/>
              </w:divBdr>
            </w:div>
            <w:div w:id="230119155">
              <w:marLeft w:val="0"/>
              <w:marRight w:val="0"/>
              <w:marTop w:val="0"/>
              <w:marBottom w:val="0"/>
              <w:divBdr>
                <w:top w:val="none" w:sz="0" w:space="0" w:color="auto"/>
                <w:left w:val="none" w:sz="0" w:space="0" w:color="auto"/>
                <w:bottom w:val="none" w:sz="0" w:space="0" w:color="auto"/>
                <w:right w:val="none" w:sz="0" w:space="0" w:color="auto"/>
              </w:divBdr>
            </w:div>
            <w:div w:id="1154417068">
              <w:marLeft w:val="0"/>
              <w:marRight w:val="0"/>
              <w:marTop w:val="0"/>
              <w:marBottom w:val="0"/>
              <w:divBdr>
                <w:top w:val="none" w:sz="0" w:space="0" w:color="auto"/>
                <w:left w:val="none" w:sz="0" w:space="0" w:color="auto"/>
                <w:bottom w:val="none" w:sz="0" w:space="0" w:color="auto"/>
                <w:right w:val="none" w:sz="0" w:space="0" w:color="auto"/>
              </w:divBdr>
            </w:div>
            <w:div w:id="834883199">
              <w:marLeft w:val="0"/>
              <w:marRight w:val="0"/>
              <w:marTop w:val="0"/>
              <w:marBottom w:val="0"/>
              <w:divBdr>
                <w:top w:val="none" w:sz="0" w:space="0" w:color="auto"/>
                <w:left w:val="none" w:sz="0" w:space="0" w:color="auto"/>
                <w:bottom w:val="none" w:sz="0" w:space="0" w:color="auto"/>
                <w:right w:val="none" w:sz="0" w:space="0" w:color="auto"/>
              </w:divBdr>
            </w:div>
            <w:div w:id="249774893">
              <w:marLeft w:val="0"/>
              <w:marRight w:val="0"/>
              <w:marTop w:val="0"/>
              <w:marBottom w:val="0"/>
              <w:divBdr>
                <w:top w:val="none" w:sz="0" w:space="0" w:color="auto"/>
                <w:left w:val="none" w:sz="0" w:space="0" w:color="auto"/>
                <w:bottom w:val="none" w:sz="0" w:space="0" w:color="auto"/>
                <w:right w:val="none" w:sz="0" w:space="0" w:color="auto"/>
              </w:divBdr>
            </w:div>
            <w:div w:id="1113944367">
              <w:marLeft w:val="0"/>
              <w:marRight w:val="0"/>
              <w:marTop w:val="0"/>
              <w:marBottom w:val="0"/>
              <w:divBdr>
                <w:top w:val="none" w:sz="0" w:space="0" w:color="auto"/>
                <w:left w:val="none" w:sz="0" w:space="0" w:color="auto"/>
                <w:bottom w:val="none" w:sz="0" w:space="0" w:color="auto"/>
                <w:right w:val="none" w:sz="0" w:space="0" w:color="auto"/>
              </w:divBdr>
            </w:div>
            <w:div w:id="1174999630">
              <w:marLeft w:val="0"/>
              <w:marRight w:val="0"/>
              <w:marTop w:val="0"/>
              <w:marBottom w:val="0"/>
              <w:divBdr>
                <w:top w:val="none" w:sz="0" w:space="0" w:color="auto"/>
                <w:left w:val="none" w:sz="0" w:space="0" w:color="auto"/>
                <w:bottom w:val="none" w:sz="0" w:space="0" w:color="auto"/>
                <w:right w:val="none" w:sz="0" w:space="0" w:color="auto"/>
              </w:divBdr>
            </w:div>
            <w:div w:id="1294598184">
              <w:marLeft w:val="0"/>
              <w:marRight w:val="0"/>
              <w:marTop w:val="0"/>
              <w:marBottom w:val="0"/>
              <w:divBdr>
                <w:top w:val="none" w:sz="0" w:space="0" w:color="auto"/>
                <w:left w:val="none" w:sz="0" w:space="0" w:color="auto"/>
                <w:bottom w:val="none" w:sz="0" w:space="0" w:color="auto"/>
                <w:right w:val="none" w:sz="0" w:space="0" w:color="auto"/>
              </w:divBdr>
            </w:div>
            <w:div w:id="416439965">
              <w:marLeft w:val="0"/>
              <w:marRight w:val="0"/>
              <w:marTop w:val="0"/>
              <w:marBottom w:val="0"/>
              <w:divBdr>
                <w:top w:val="none" w:sz="0" w:space="0" w:color="auto"/>
                <w:left w:val="none" w:sz="0" w:space="0" w:color="auto"/>
                <w:bottom w:val="none" w:sz="0" w:space="0" w:color="auto"/>
                <w:right w:val="none" w:sz="0" w:space="0" w:color="auto"/>
              </w:divBdr>
            </w:div>
            <w:div w:id="1653288128">
              <w:marLeft w:val="0"/>
              <w:marRight w:val="0"/>
              <w:marTop w:val="0"/>
              <w:marBottom w:val="0"/>
              <w:divBdr>
                <w:top w:val="none" w:sz="0" w:space="0" w:color="auto"/>
                <w:left w:val="none" w:sz="0" w:space="0" w:color="auto"/>
                <w:bottom w:val="none" w:sz="0" w:space="0" w:color="auto"/>
                <w:right w:val="none" w:sz="0" w:space="0" w:color="auto"/>
              </w:divBdr>
            </w:div>
            <w:div w:id="1730036345">
              <w:marLeft w:val="0"/>
              <w:marRight w:val="0"/>
              <w:marTop w:val="0"/>
              <w:marBottom w:val="0"/>
              <w:divBdr>
                <w:top w:val="none" w:sz="0" w:space="0" w:color="auto"/>
                <w:left w:val="none" w:sz="0" w:space="0" w:color="auto"/>
                <w:bottom w:val="none" w:sz="0" w:space="0" w:color="auto"/>
                <w:right w:val="none" w:sz="0" w:space="0" w:color="auto"/>
              </w:divBdr>
            </w:div>
            <w:div w:id="756362541">
              <w:marLeft w:val="0"/>
              <w:marRight w:val="0"/>
              <w:marTop w:val="0"/>
              <w:marBottom w:val="0"/>
              <w:divBdr>
                <w:top w:val="none" w:sz="0" w:space="0" w:color="auto"/>
                <w:left w:val="none" w:sz="0" w:space="0" w:color="auto"/>
                <w:bottom w:val="none" w:sz="0" w:space="0" w:color="auto"/>
                <w:right w:val="none" w:sz="0" w:space="0" w:color="auto"/>
              </w:divBdr>
            </w:div>
            <w:div w:id="517234684">
              <w:marLeft w:val="0"/>
              <w:marRight w:val="0"/>
              <w:marTop w:val="0"/>
              <w:marBottom w:val="0"/>
              <w:divBdr>
                <w:top w:val="none" w:sz="0" w:space="0" w:color="auto"/>
                <w:left w:val="none" w:sz="0" w:space="0" w:color="auto"/>
                <w:bottom w:val="none" w:sz="0" w:space="0" w:color="auto"/>
                <w:right w:val="none" w:sz="0" w:space="0" w:color="auto"/>
              </w:divBdr>
            </w:div>
            <w:div w:id="1916236649">
              <w:marLeft w:val="0"/>
              <w:marRight w:val="0"/>
              <w:marTop w:val="0"/>
              <w:marBottom w:val="0"/>
              <w:divBdr>
                <w:top w:val="none" w:sz="0" w:space="0" w:color="auto"/>
                <w:left w:val="none" w:sz="0" w:space="0" w:color="auto"/>
                <w:bottom w:val="none" w:sz="0" w:space="0" w:color="auto"/>
                <w:right w:val="none" w:sz="0" w:space="0" w:color="auto"/>
              </w:divBdr>
            </w:div>
            <w:div w:id="861868473">
              <w:marLeft w:val="0"/>
              <w:marRight w:val="0"/>
              <w:marTop w:val="0"/>
              <w:marBottom w:val="0"/>
              <w:divBdr>
                <w:top w:val="none" w:sz="0" w:space="0" w:color="auto"/>
                <w:left w:val="none" w:sz="0" w:space="0" w:color="auto"/>
                <w:bottom w:val="none" w:sz="0" w:space="0" w:color="auto"/>
                <w:right w:val="none" w:sz="0" w:space="0" w:color="auto"/>
              </w:divBdr>
            </w:div>
            <w:div w:id="1969582097">
              <w:marLeft w:val="0"/>
              <w:marRight w:val="0"/>
              <w:marTop w:val="0"/>
              <w:marBottom w:val="0"/>
              <w:divBdr>
                <w:top w:val="none" w:sz="0" w:space="0" w:color="auto"/>
                <w:left w:val="none" w:sz="0" w:space="0" w:color="auto"/>
                <w:bottom w:val="none" w:sz="0" w:space="0" w:color="auto"/>
                <w:right w:val="none" w:sz="0" w:space="0" w:color="auto"/>
              </w:divBdr>
            </w:div>
            <w:div w:id="1699233776">
              <w:marLeft w:val="0"/>
              <w:marRight w:val="0"/>
              <w:marTop w:val="0"/>
              <w:marBottom w:val="0"/>
              <w:divBdr>
                <w:top w:val="none" w:sz="0" w:space="0" w:color="auto"/>
                <w:left w:val="none" w:sz="0" w:space="0" w:color="auto"/>
                <w:bottom w:val="none" w:sz="0" w:space="0" w:color="auto"/>
                <w:right w:val="none" w:sz="0" w:space="0" w:color="auto"/>
              </w:divBdr>
            </w:div>
            <w:div w:id="47609802">
              <w:marLeft w:val="0"/>
              <w:marRight w:val="0"/>
              <w:marTop w:val="0"/>
              <w:marBottom w:val="0"/>
              <w:divBdr>
                <w:top w:val="none" w:sz="0" w:space="0" w:color="auto"/>
                <w:left w:val="none" w:sz="0" w:space="0" w:color="auto"/>
                <w:bottom w:val="none" w:sz="0" w:space="0" w:color="auto"/>
                <w:right w:val="none" w:sz="0" w:space="0" w:color="auto"/>
              </w:divBdr>
            </w:div>
            <w:div w:id="803545409">
              <w:marLeft w:val="0"/>
              <w:marRight w:val="0"/>
              <w:marTop w:val="0"/>
              <w:marBottom w:val="0"/>
              <w:divBdr>
                <w:top w:val="none" w:sz="0" w:space="0" w:color="auto"/>
                <w:left w:val="none" w:sz="0" w:space="0" w:color="auto"/>
                <w:bottom w:val="none" w:sz="0" w:space="0" w:color="auto"/>
                <w:right w:val="none" w:sz="0" w:space="0" w:color="auto"/>
              </w:divBdr>
            </w:div>
            <w:div w:id="1459227599">
              <w:marLeft w:val="0"/>
              <w:marRight w:val="0"/>
              <w:marTop w:val="0"/>
              <w:marBottom w:val="0"/>
              <w:divBdr>
                <w:top w:val="none" w:sz="0" w:space="0" w:color="auto"/>
                <w:left w:val="none" w:sz="0" w:space="0" w:color="auto"/>
                <w:bottom w:val="none" w:sz="0" w:space="0" w:color="auto"/>
                <w:right w:val="none" w:sz="0" w:space="0" w:color="auto"/>
              </w:divBdr>
            </w:div>
            <w:div w:id="432097724">
              <w:marLeft w:val="0"/>
              <w:marRight w:val="0"/>
              <w:marTop w:val="0"/>
              <w:marBottom w:val="0"/>
              <w:divBdr>
                <w:top w:val="none" w:sz="0" w:space="0" w:color="auto"/>
                <w:left w:val="none" w:sz="0" w:space="0" w:color="auto"/>
                <w:bottom w:val="none" w:sz="0" w:space="0" w:color="auto"/>
                <w:right w:val="none" w:sz="0" w:space="0" w:color="auto"/>
              </w:divBdr>
            </w:div>
            <w:div w:id="1063993296">
              <w:marLeft w:val="0"/>
              <w:marRight w:val="0"/>
              <w:marTop w:val="0"/>
              <w:marBottom w:val="0"/>
              <w:divBdr>
                <w:top w:val="none" w:sz="0" w:space="0" w:color="auto"/>
                <w:left w:val="none" w:sz="0" w:space="0" w:color="auto"/>
                <w:bottom w:val="none" w:sz="0" w:space="0" w:color="auto"/>
                <w:right w:val="none" w:sz="0" w:space="0" w:color="auto"/>
              </w:divBdr>
            </w:div>
            <w:div w:id="1002392578">
              <w:marLeft w:val="0"/>
              <w:marRight w:val="0"/>
              <w:marTop w:val="0"/>
              <w:marBottom w:val="0"/>
              <w:divBdr>
                <w:top w:val="none" w:sz="0" w:space="0" w:color="auto"/>
                <w:left w:val="none" w:sz="0" w:space="0" w:color="auto"/>
                <w:bottom w:val="none" w:sz="0" w:space="0" w:color="auto"/>
                <w:right w:val="none" w:sz="0" w:space="0" w:color="auto"/>
              </w:divBdr>
            </w:div>
            <w:div w:id="135610394">
              <w:marLeft w:val="0"/>
              <w:marRight w:val="0"/>
              <w:marTop w:val="0"/>
              <w:marBottom w:val="0"/>
              <w:divBdr>
                <w:top w:val="none" w:sz="0" w:space="0" w:color="auto"/>
                <w:left w:val="none" w:sz="0" w:space="0" w:color="auto"/>
                <w:bottom w:val="none" w:sz="0" w:space="0" w:color="auto"/>
                <w:right w:val="none" w:sz="0" w:space="0" w:color="auto"/>
              </w:divBdr>
            </w:div>
            <w:div w:id="1331250691">
              <w:marLeft w:val="0"/>
              <w:marRight w:val="0"/>
              <w:marTop w:val="0"/>
              <w:marBottom w:val="0"/>
              <w:divBdr>
                <w:top w:val="none" w:sz="0" w:space="0" w:color="auto"/>
                <w:left w:val="none" w:sz="0" w:space="0" w:color="auto"/>
                <w:bottom w:val="none" w:sz="0" w:space="0" w:color="auto"/>
                <w:right w:val="none" w:sz="0" w:space="0" w:color="auto"/>
              </w:divBdr>
            </w:div>
            <w:div w:id="251010720">
              <w:marLeft w:val="0"/>
              <w:marRight w:val="0"/>
              <w:marTop w:val="0"/>
              <w:marBottom w:val="0"/>
              <w:divBdr>
                <w:top w:val="none" w:sz="0" w:space="0" w:color="auto"/>
                <w:left w:val="none" w:sz="0" w:space="0" w:color="auto"/>
                <w:bottom w:val="none" w:sz="0" w:space="0" w:color="auto"/>
                <w:right w:val="none" w:sz="0" w:space="0" w:color="auto"/>
              </w:divBdr>
            </w:div>
            <w:div w:id="1688941674">
              <w:marLeft w:val="0"/>
              <w:marRight w:val="0"/>
              <w:marTop w:val="0"/>
              <w:marBottom w:val="0"/>
              <w:divBdr>
                <w:top w:val="none" w:sz="0" w:space="0" w:color="auto"/>
                <w:left w:val="none" w:sz="0" w:space="0" w:color="auto"/>
                <w:bottom w:val="none" w:sz="0" w:space="0" w:color="auto"/>
                <w:right w:val="none" w:sz="0" w:space="0" w:color="auto"/>
              </w:divBdr>
            </w:div>
            <w:div w:id="1795833500">
              <w:marLeft w:val="0"/>
              <w:marRight w:val="0"/>
              <w:marTop w:val="0"/>
              <w:marBottom w:val="0"/>
              <w:divBdr>
                <w:top w:val="none" w:sz="0" w:space="0" w:color="auto"/>
                <w:left w:val="none" w:sz="0" w:space="0" w:color="auto"/>
                <w:bottom w:val="none" w:sz="0" w:space="0" w:color="auto"/>
                <w:right w:val="none" w:sz="0" w:space="0" w:color="auto"/>
              </w:divBdr>
            </w:div>
            <w:div w:id="283852516">
              <w:marLeft w:val="0"/>
              <w:marRight w:val="0"/>
              <w:marTop w:val="0"/>
              <w:marBottom w:val="0"/>
              <w:divBdr>
                <w:top w:val="none" w:sz="0" w:space="0" w:color="auto"/>
                <w:left w:val="none" w:sz="0" w:space="0" w:color="auto"/>
                <w:bottom w:val="none" w:sz="0" w:space="0" w:color="auto"/>
                <w:right w:val="none" w:sz="0" w:space="0" w:color="auto"/>
              </w:divBdr>
            </w:div>
            <w:div w:id="1086538064">
              <w:marLeft w:val="0"/>
              <w:marRight w:val="0"/>
              <w:marTop w:val="0"/>
              <w:marBottom w:val="0"/>
              <w:divBdr>
                <w:top w:val="none" w:sz="0" w:space="0" w:color="auto"/>
                <w:left w:val="none" w:sz="0" w:space="0" w:color="auto"/>
                <w:bottom w:val="none" w:sz="0" w:space="0" w:color="auto"/>
                <w:right w:val="none" w:sz="0" w:space="0" w:color="auto"/>
              </w:divBdr>
            </w:div>
            <w:div w:id="892347629">
              <w:marLeft w:val="0"/>
              <w:marRight w:val="0"/>
              <w:marTop w:val="0"/>
              <w:marBottom w:val="0"/>
              <w:divBdr>
                <w:top w:val="none" w:sz="0" w:space="0" w:color="auto"/>
                <w:left w:val="none" w:sz="0" w:space="0" w:color="auto"/>
                <w:bottom w:val="none" w:sz="0" w:space="0" w:color="auto"/>
                <w:right w:val="none" w:sz="0" w:space="0" w:color="auto"/>
              </w:divBdr>
            </w:div>
            <w:div w:id="706563937">
              <w:marLeft w:val="0"/>
              <w:marRight w:val="0"/>
              <w:marTop w:val="0"/>
              <w:marBottom w:val="0"/>
              <w:divBdr>
                <w:top w:val="none" w:sz="0" w:space="0" w:color="auto"/>
                <w:left w:val="none" w:sz="0" w:space="0" w:color="auto"/>
                <w:bottom w:val="none" w:sz="0" w:space="0" w:color="auto"/>
                <w:right w:val="none" w:sz="0" w:space="0" w:color="auto"/>
              </w:divBdr>
            </w:div>
            <w:div w:id="1740863594">
              <w:marLeft w:val="0"/>
              <w:marRight w:val="0"/>
              <w:marTop w:val="0"/>
              <w:marBottom w:val="0"/>
              <w:divBdr>
                <w:top w:val="none" w:sz="0" w:space="0" w:color="auto"/>
                <w:left w:val="none" w:sz="0" w:space="0" w:color="auto"/>
                <w:bottom w:val="none" w:sz="0" w:space="0" w:color="auto"/>
                <w:right w:val="none" w:sz="0" w:space="0" w:color="auto"/>
              </w:divBdr>
            </w:div>
            <w:div w:id="363332851">
              <w:marLeft w:val="0"/>
              <w:marRight w:val="0"/>
              <w:marTop w:val="0"/>
              <w:marBottom w:val="0"/>
              <w:divBdr>
                <w:top w:val="none" w:sz="0" w:space="0" w:color="auto"/>
                <w:left w:val="none" w:sz="0" w:space="0" w:color="auto"/>
                <w:bottom w:val="none" w:sz="0" w:space="0" w:color="auto"/>
                <w:right w:val="none" w:sz="0" w:space="0" w:color="auto"/>
              </w:divBdr>
            </w:div>
            <w:div w:id="1687707228">
              <w:marLeft w:val="0"/>
              <w:marRight w:val="0"/>
              <w:marTop w:val="0"/>
              <w:marBottom w:val="0"/>
              <w:divBdr>
                <w:top w:val="none" w:sz="0" w:space="0" w:color="auto"/>
                <w:left w:val="none" w:sz="0" w:space="0" w:color="auto"/>
                <w:bottom w:val="none" w:sz="0" w:space="0" w:color="auto"/>
                <w:right w:val="none" w:sz="0" w:space="0" w:color="auto"/>
              </w:divBdr>
            </w:div>
            <w:div w:id="25955038">
              <w:marLeft w:val="0"/>
              <w:marRight w:val="0"/>
              <w:marTop w:val="0"/>
              <w:marBottom w:val="0"/>
              <w:divBdr>
                <w:top w:val="none" w:sz="0" w:space="0" w:color="auto"/>
                <w:left w:val="none" w:sz="0" w:space="0" w:color="auto"/>
                <w:bottom w:val="none" w:sz="0" w:space="0" w:color="auto"/>
                <w:right w:val="none" w:sz="0" w:space="0" w:color="auto"/>
              </w:divBdr>
            </w:div>
            <w:div w:id="1892376772">
              <w:marLeft w:val="0"/>
              <w:marRight w:val="0"/>
              <w:marTop w:val="0"/>
              <w:marBottom w:val="0"/>
              <w:divBdr>
                <w:top w:val="none" w:sz="0" w:space="0" w:color="auto"/>
                <w:left w:val="none" w:sz="0" w:space="0" w:color="auto"/>
                <w:bottom w:val="none" w:sz="0" w:space="0" w:color="auto"/>
                <w:right w:val="none" w:sz="0" w:space="0" w:color="auto"/>
              </w:divBdr>
            </w:div>
            <w:div w:id="1998265524">
              <w:marLeft w:val="0"/>
              <w:marRight w:val="0"/>
              <w:marTop w:val="0"/>
              <w:marBottom w:val="0"/>
              <w:divBdr>
                <w:top w:val="none" w:sz="0" w:space="0" w:color="auto"/>
                <w:left w:val="none" w:sz="0" w:space="0" w:color="auto"/>
                <w:bottom w:val="none" w:sz="0" w:space="0" w:color="auto"/>
                <w:right w:val="none" w:sz="0" w:space="0" w:color="auto"/>
              </w:divBdr>
            </w:div>
            <w:div w:id="929242126">
              <w:marLeft w:val="0"/>
              <w:marRight w:val="0"/>
              <w:marTop w:val="0"/>
              <w:marBottom w:val="0"/>
              <w:divBdr>
                <w:top w:val="none" w:sz="0" w:space="0" w:color="auto"/>
                <w:left w:val="none" w:sz="0" w:space="0" w:color="auto"/>
                <w:bottom w:val="none" w:sz="0" w:space="0" w:color="auto"/>
                <w:right w:val="none" w:sz="0" w:space="0" w:color="auto"/>
              </w:divBdr>
            </w:div>
            <w:div w:id="1489781502">
              <w:marLeft w:val="0"/>
              <w:marRight w:val="0"/>
              <w:marTop w:val="0"/>
              <w:marBottom w:val="0"/>
              <w:divBdr>
                <w:top w:val="none" w:sz="0" w:space="0" w:color="auto"/>
                <w:left w:val="none" w:sz="0" w:space="0" w:color="auto"/>
                <w:bottom w:val="none" w:sz="0" w:space="0" w:color="auto"/>
                <w:right w:val="none" w:sz="0" w:space="0" w:color="auto"/>
              </w:divBdr>
            </w:div>
            <w:div w:id="411199170">
              <w:marLeft w:val="0"/>
              <w:marRight w:val="0"/>
              <w:marTop w:val="0"/>
              <w:marBottom w:val="0"/>
              <w:divBdr>
                <w:top w:val="none" w:sz="0" w:space="0" w:color="auto"/>
                <w:left w:val="none" w:sz="0" w:space="0" w:color="auto"/>
                <w:bottom w:val="none" w:sz="0" w:space="0" w:color="auto"/>
                <w:right w:val="none" w:sz="0" w:space="0" w:color="auto"/>
              </w:divBdr>
            </w:div>
            <w:div w:id="1321739649">
              <w:marLeft w:val="0"/>
              <w:marRight w:val="0"/>
              <w:marTop w:val="0"/>
              <w:marBottom w:val="0"/>
              <w:divBdr>
                <w:top w:val="none" w:sz="0" w:space="0" w:color="auto"/>
                <w:left w:val="none" w:sz="0" w:space="0" w:color="auto"/>
                <w:bottom w:val="none" w:sz="0" w:space="0" w:color="auto"/>
                <w:right w:val="none" w:sz="0" w:space="0" w:color="auto"/>
              </w:divBdr>
            </w:div>
            <w:div w:id="1781410163">
              <w:marLeft w:val="0"/>
              <w:marRight w:val="0"/>
              <w:marTop w:val="0"/>
              <w:marBottom w:val="0"/>
              <w:divBdr>
                <w:top w:val="none" w:sz="0" w:space="0" w:color="auto"/>
                <w:left w:val="none" w:sz="0" w:space="0" w:color="auto"/>
                <w:bottom w:val="none" w:sz="0" w:space="0" w:color="auto"/>
                <w:right w:val="none" w:sz="0" w:space="0" w:color="auto"/>
              </w:divBdr>
            </w:div>
            <w:div w:id="1175149508">
              <w:marLeft w:val="0"/>
              <w:marRight w:val="0"/>
              <w:marTop w:val="0"/>
              <w:marBottom w:val="0"/>
              <w:divBdr>
                <w:top w:val="none" w:sz="0" w:space="0" w:color="auto"/>
                <w:left w:val="none" w:sz="0" w:space="0" w:color="auto"/>
                <w:bottom w:val="none" w:sz="0" w:space="0" w:color="auto"/>
                <w:right w:val="none" w:sz="0" w:space="0" w:color="auto"/>
              </w:divBdr>
            </w:div>
            <w:div w:id="395397540">
              <w:marLeft w:val="0"/>
              <w:marRight w:val="0"/>
              <w:marTop w:val="0"/>
              <w:marBottom w:val="0"/>
              <w:divBdr>
                <w:top w:val="none" w:sz="0" w:space="0" w:color="auto"/>
                <w:left w:val="none" w:sz="0" w:space="0" w:color="auto"/>
                <w:bottom w:val="none" w:sz="0" w:space="0" w:color="auto"/>
                <w:right w:val="none" w:sz="0" w:space="0" w:color="auto"/>
              </w:divBdr>
            </w:div>
            <w:div w:id="1152600880">
              <w:marLeft w:val="0"/>
              <w:marRight w:val="0"/>
              <w:marTop w:val="0"/>
              <w:marBottom w:val="0"/>
              <w:divBdr>
                <w:top w:val="none" w:sz="0" w:space="0" w:color="auto"/>
                <w:left w:val="none" w:sz="0" w:space="0" w:color="auto"/>
                <w:bottom w:val="none" w:sz="0" w:space="0" w:color="auto"/>
                <w:right w:val="none" w:sz="0" w:space="0" w:color="auto"/>
              </w:divBdr>
            </w:div>
            <w:div w:id="137233662">
              <w:marLeft w:val="0"/>
              <w:marRight w:val="0"/>
              <w:marTop w:val="0"/>
              <w:marBottom w:val="0"/>
              <w:divBdr>
                <w:top w:val="none" w:sz="0" w:space="0" w:color="auto"/>
                <w:left w:val="none" w:sz="0" w:space="0" w:color="auto"/>
                <w:bottom w:val="none" w:sz="0" w:space="0" w:color="auto"/>
                <w:right w:val="none" w:sz="0" w:space="0" w:color="auto"/>
              </w:divBdr>
            </w:div>
            <w:div w:id="342631810">
              <w:marLeft w:val="0"/>
              <w:marRight w:val="0"/>
              <w:marTop w:val="0"/>
              <w:marBottom w:val="0"/>
              <w:divBdr>
                <w:top w:val="none" w:sz="0" w:space="0" w:color="auto"/>
                <w:left w:val="none" w:sz="0" w:space="0" w:color="auto"/>
                <w:bottom w:val="none" w:sz="0" w:space="0" w:color="auto"/>
                <w:right w:val="none" w:sz="0" w:space="0" w:color="auto"/>
              </w:divBdr>
            </w:div>
            <w:div w:id="167790963">
              <w:marLeft w:val="0"/>
              <w:marRight w:val="0"/>
              <w:marTop w:val="0"/>
              <w:marBottom w:val="0"/>
              <w:divBdr>
                <w:top w:val="none" w:sz="0" w:space="0" w:color="auto"/>
                <w:left w:val="none" w:sz="0" w:space="0" w:color="auto"/>
                <w:bottom w:val="none" w:sz="0" w:space="0" w:color="auto"/>
                <w:right w:val="none" w:sz="0" w:space="0" w:color="auto"/>
              </w:divBdr>
            </w:div>
            <w:div w:id="1563978142">
              <w:marLeft w:val="0"/>
              <w:marRight w:val="0"/>
              <w:marTop w:val="0"/>
              <w:marBottom w:val="0"/>
              <w:divBdr>
                <w:top w:val="none" w:sz="0" w:space="0" w:color="auto"/>
                <w:left w:val="none" w:sz="0" w:space="0" w:color="auto"/>
                <w:bottom w:val="none" w:sz="0" w:space="0" w:color="auto"/>
                <w:right w:val="none" w:sz="0" w:space="0" w:color="auto"/>
              </w:divBdr>
            </w:div>
            <w:div w:id="2102487056">
              <w:marLeft w:val="0"/>
              <w:marRight w:val="0"/>
              <w:marTop w:val="0"/>
              <w:marBottom w:val="0"/>
              <w:divBdr>
                <w:top w:val="none" w:sz="0" w:space="0" w:color="auto"/>
                <w:left w:val="none" w:sz="0" w:space="0" w:color="auto"/>
                <w:bottom w:val="none" w:sz="0" w:space="0" w:color="auto"/>
                <w:right w:val="none" w:sz="0" w:space="0" w:color="auto"/>
              </w:divBdr>
            </w:div>
            <w:div w:id="1360231987">
              <w:marLeft w:val="0"/>
              <w:marRight w:val="0"/>
              <w:marTop w:val="0"/>
              <w:marBottom w:val="0"/>
              <w:divBdr>
                <w:top w:val="none" w:sz="0" w:space="0" w:color="auto"/>
                <w:left w:val="none" w:sz="0" w:space="0" w:color="auto"/>
                <w:bottom w:val="none" w:sz="0" w:space="0" w:color="auto"/>
                <w:right w:val="none" w:sz="0" w:space="0" w:color="auto"/>
              </w:divBdr>
            </w:div>
            <w:div w:id="257637250">
              <w:marLeft w:val="0"/>
              <w:marRight w:val="0"/>
              <w:marTop w:val="0"/>
              <w:marBottom w:val="0"/>
              <w:divBdr>
                <w:top w:val="none" w:sz="0" w:space="0" w:color="auto"/>
                <w:left w:val="none" w:sz="0" w:space="0" w:color="auto"/>
                <w:bottom w:val="none" w:sz="0" w:space="0" w:color="auto"/>
                <w:right w:val="none" w:sz="0" w:space="0" w:color="auto"/>
              </w:divBdr>
            </w:div>
            <w:div w:id="2061592369">
              <w:marLeft w:val="0"/>
              <w:marRight w:val="0"/>
              <w:marTop w:val="0"/>
              <w:marBottom w:val="0"/>
              <w:divBdr>
                <w:top w:val="none" w:sz="0" w:space="0" w:color="auto"/>
                <w:left w:val="none" w:sz="0" w:space="0" w:color="auto"/>
                <w:bottom w:val="none" w:sz="0" w:space="0" w:color="auto"/>
                <w:right w:val="none" w:sz="0" w:space="0" w:color="auto"/>
              </w:divBdr>
            </w:div>
            <w:div w:id="1638800148">
              <w:marLeft w:val="0"/>
              <w:marRight w:val="0"/>
              <w:marTop w:val="0"/>
              <w:marBottom w:val="0"/>
              <w:divBdr>
                <w:top w:val="none" w:sz="0" w:space="0" w:color="auto"/>
                <w:left w:val="none" w:sz="0" w:space="0" w:color="auto"/>
                <w:bottom w:val="none" w:sz="0" w:space="0" w:color="auto"/>
                <w:right w:val="none" w:sz="0" w:space="0" w:color="auto"/>
              </w:divBdr>
            </w:div>
            <w:div w:id="1436242387">
              <w:marLeft w:val="0"/>
              <w:marRight w:val="0"/>
              <w:marTop w:val="0"/>
              <w:marBottom w:val="0"/>
              <w:divBdr>
                <w:top w:val="none" w:sz="0" w:space="0" w:color="auto"/>
                <w:left w:val="none" w:sz="0" w:space="0" w:color="auto"/>
                <w:bottom w:val="none" w:sz="0" w:space="0" w:color="auto"/>
                <w:right w:val="none" w:sz="0" w:space="0" w:color="auto"/>
              </w:divBdr>
            </w:div>
            <w:div w:id="649021845">
              <w:marLeft w:val="0"/>
              <w:marRight w:val="0"/>
              <w:marTop w:val="0"/>
              <w:marBottom w:val="0"/>
              <w:divBdr>
                <w:top w:val="none" w:sz="0" w:space="0" w:color="auto"/>
                <w:left w:val="none" w:sz="0" w:space="0" w:color="auto"/>
                <w:bottom w:val="none" w:sz="0" w:space="0" w:color="auto"/>
                <w:right w:val="none" w:sz="0" w:space="0" w:color="auto"/>
              </w:divBdr>
            </w:div>
            <w:div w:id="117073868">
              <w:marLeft w:val="0"/>
              <w:marRight w:val="0"/>
              <w:marTop w:val="0"/>
              <w:marBottom w:val="0"/>
              <w:divBdr>
                <w:top w:val="none" w:sz="0" w:space="0" w:color="auto"/>
                <w:left w:val="none" w:sz="0" w:space="0" w:color="auto"/>
                <w:bottom w:val="none" w:sz="0" w:space="0" w:color="auto"/>
                <w:right w:val="none" w:sz="0" w:space="0" w:color="auto"/>
              </w:divBdr>
            </w:div>
            <w:div w:id="454982263">
              <w:marLeft w:val="0"/>
              <w:marRight w:val="0"/>
              <w:marTop w:val="0"/>
              <w:marBottom w:val="0"/>
              <w:divBdr>
                <w:top w:val="none" w:sz="0" w:space="0" w:color="auto"/>
                <w:left w:val="none" w:sz="0" w:space="0" w:color="auto"/>
                <w:bottom w:val="none" w:sz="0" w:space="0" w:color="auto"/>
                <w:right w:val="none" w:sz="0" w:space="0" w:color="auto"/>
              </w:divBdr>
            </w:div>
            <w:div w:id="1592274695">
              <w:marLeft w:val="0"/>
              <w:marRight w:val="0"/>
              <w:marTop w:val="0"/>
              <w:marBottom w:val="0"/>
              <w:divBdr>
                <w:top w:val="none" w:sz="0" w:space="0" w:color="auto"/>
                <w:left w:val="none" w:sz="0" w:space="0" w:color="auto"/>
                <w:bottom w:val="none" w:sz="0" w:space="0" w:color="auto"/>
                <w:right w:val="none" w:sz="0" w:space="0" w:color="auto"/>
              </w:divBdr>
            </w:div>
            <w:div w:id="914515224">
              <w:marLeft w:val="0"/>
              <w:marRight w:val="0"/>
              <w:marTop w:val="0"/>
              <w:marBottom w:val="0"/>
              <w:divBdr>
                <w:top w:val="none" w:sz="0" w:space="0" w:color="auto"/>
                <w:left w:val="none" w:sz="0" w:space="0" w:color="auto"/>
                <w:bottom w:val="none" w:sz="0" w:space="0" w:color="auto"/>
                <w:right w:val="none" w:sz="0" w:space="0" w:color="auto"/>
              </w:divBdr>
            </w:div>
            <w:div w:id="1808158119">
              <w:marLeft w:val="0"/>
              <w:marRight w:val="0"/>
              <w:marTop w:val="0"/>
              <w:marBottom w:val="0"/>
              <w:divBdr>
                <w:top w:val="none" w:sz="0" w:space="0" w:color="auto"/>
                <w:left w:val="none" w:sz="0" w:space="0" w:color="auto"/>
                <w:bottom w:val="none" w:sz="0" w:space="0" w:color="auto"/>
                <w:right w:val="none" w:sz="0" w:space="0" w:color="auto"/>
              </w:divBdr>
            </w:div>
            <w:div w:id="604852516">
              <w:marLeft w:val="0"/>
              <w:marRight w:val="0"/>
              <w:marTop w:val="0"/>
              <w:marBottom w:val="0"/>
              <w:divBdr>
                <w:top w:val="none" w:sz="0" w:space="0" w:color="auto"/>
                <w:left w:val="none" w:sz="0" w:space="0" w:color="auto"/>
                <w:bottom w:val="none" w:sz="0" w:space="0" w:color="auto"/>
                <w:right w:val="none" w:sz="0" w:space="0" w:color="auto"/>
              </w:divBdr>
            </w:div>
            <w:div w:id="1720779998">
              <w:marLeft w:val="0"/>
              <w:marRight w:val="0"/>
              <w:marTop w:val="0"/>
              <w:marBottom w:val="0"/>
              <w:divBdr>
                <w:top w:val="none" w:sz="0" w:space="0" w:color="auto"/>
                <w:left w:val="none" w:sz="0" w:space="0" w:color="auto"/>
                <w:bottom w:val="none" w:sz="0" w:space="0" w:color="auto"/>
                <w:right w:val="none" w:sz="0" w:space="0" w:color="auto"/>
              </w:divBdr>
            </w:div>
            <w:div w:id="949893101">
              <w:marLeft w:val="0"/>
              <w:marRight w:val="0"/>
              <w:marTop w:val="0"/>
              <w:marBottom w:val="0"/>
              <w:divBdr>
                <w:top w:val="none" w:sz="0" w:space="0" w:color="auto"/>
                <w:left w:val="none" w:sz="0" w:space="0" w:color="auto"/>
                <w:bottom w:val="none" w:sz="0" w:space="0" w:color="auto"/>
                <w:right w:val="none" w:sz="0" w:space="0" w:color="auto"/>
              </w:divBdr>
            </w:div>
            <w:div w:id="523715447">
              <w:marLeft w:val="0"/>
              <w:marRight w:val="0"/>
              <w:marTop w:val="0"/>
              <w:marBottom w:val="0"/>
              <w:divBdr>
                <w:top w:val="none" w:sz="0" w:space="0" w:color="auto"/>
                <w:left w:val="none" w:sz="0" w:space="0" w:color="auto"/>
                <w:bottom w:val="none" w:sz="0" w:space="0" w:color="auto"/>
                <w:right w:val="none" w:sz="0" w:space="0" w:color="auto"/>
              </w:divBdr>
            </w:div>
            <w:div w:id="1339232360">
              <w:marLeft w:val="0"/>
              <w:marRight w:val="0"/>
              <w:marTop w:val="0"/>
              <w:marBottom w:val="0"/>
              <w:divBdr>
                <w:top w:val="none" w:sz="0" w:space="0" w:color="auto"/>
                <w:left w:val="none" w:sz="0" w:space="0" w:color="auto"/>
                <w:bottom w:val="none" w:sz="0" w:space="0" w:color="auto"/>
                <w:right w:val="none" w:sz="0" w:space="0" w:color="auto"/>
              </w:divBdr>
            </w:div>
            <w:div w:id="17047597">
              <w:marLeft w:val="0"/>
              <w:marRight w:val="0"/>
              <w:marTop w:val="0"/>
              <w:marBottom w:val="0"/>
              <w:divBdr>
                <w:top w:val="none" w:sz="0" w:space="0" w:color="auto"/>
                <w:left w:val="none" w:sz="0" w:space="0" w:color="auto"/>
                <w:bottom w:val="none" w:sz="0" w:space="0" w:color="auto"/>
                <w:right w:val="none" w:sz="0" w:space="0" w:color="auto"/>
              </w:divBdr>
            </w:div>
            <w:div w:id="1606185671">
              <w:marLeft w:val="0"/>
              <w:marRight w:val="0"/>
              <w:marTop w:val="0"/>
              <w:marBottom w:val="0"/>
              <w:divBdr>
                <w:top w:val="none" w:sz="0" w:space="0" w:color="auto"/>
                <w:left w:val="none" w:sz="0" w:space="0" w:color="auto"/>
                <w:bottom w:val="none" w:sz="0" w:space="0" w:color="auto"/>
                <w:right w:val="none" w:sz="0" w:space="0" w:color="auto"/>
              </w:divBdr>
            </w:div>
            <w:div w:id="2030403375">
              <w:marLeft w:val="0"/>
              <w:marRight w:val="0"/>
              <w:marTop w:val="0"/>
              <w:marBottom w:val="0"/>
              <w:divBdr>
                <w:top w:val="none" w:sz="0" w:space="0" w:color="auto"/>
                <w:left w:val="none" w:sz="0" w:space="0" w:color="auto"/>
                <w:bottom w:val="none" w:sz="0" w:space="0" w:color="auto"/>
                <w:right w:val="none" w:sz="0" w:space="0" w:color="auto"/>
              </w:divBdr>
            </w:div>
            <w:div w:id="1422415197">
              <w:marLeft w:val="0"/>
              <w:marRight w:val="0"/>
              <w:marTop w:val="0"/>
              <w:marBottom w:val="0"/>
              <w:divBdr>
                <w:top w:val="none" w:sz="0" w:space="0" w:color="auto"/>
                <w:left w:val="none" w:sz="0" w:space="0" w:color="auto"/>
                <w:bottom w:val="none" w:sz="0" w:space="0" w:color="auto"/>
                <w:right w:val="none" w:sz="0" w:space="0" w:color="auto"/>
              </w:divBdr>
            </w:div>
            <w:div w:id="2111076054">
              <w:marLeft w:val="0"/>
              <w:marRight w:val="0"/>
              <w:marTop w:val="0"/>
              <w:marBottom w:val="0"/>
              <w:divBdr>
                <w:top w:val="none" w:sz="0" w:space="0" w:color="auto"/>
                <w:left w:val="none" w:sz="0" w:space="0" w:color="auto"/>
                <w:bottom w:val="none" w:sz="0" w:space="0" w:color="auto"/>
                <w:right w:val="none" w:sz="0" w:space="0" w:color="auto"/>
              </w:divBdr>
            </w:div>
            <w:div w:id="659968812">
              <w:marLeft w:val="0"/>
              <w:marRight w:val="0"/>
              <w:marTop w:val="0"/>
              <w:marBottom w:val="0"/>
              <w:divBdr>
                <w:top w:val="none" w:sz="0" w:space="0" w:color="auto"/>
                <w:left w:val="none" w:sz="0" w:space="0" w:color="auto"/>
                <w:bottom w:val="none" w:sz="0" w:space="0" w:color="auto"/>
                <w:right w:val="none" w:sz="0" w:space="0" w:color="auto"/>
              </w:divBdr>
            </w:div>
            <w:div w:id="1916666991">
              <w:marLeft w:val="0"/>
              <w:marRight w:val="0"/>
              <w:marTop w:val="0"/>
              <w:marBottom w:val="0"/>
              <w:divBdr>
                <w:top w:val="none" w:sz="0" w:space="0" w:color="auto"/>
                <w:left w:val="none" w:sz="0" w:space="0" w:color="auto"/>
                <w:bottom w:val="none" w:sz="0" w:space="0" w:color="auto"/>
                <w:right w:val="none" w:sz="0" w:space="0" w:color="auto"/>
              </w:divBdr>
            </w:div>
            <w:div w:id="259921150">
              <w:marLeft w:val="0"/>
              <w:marRight w:val="0"/>
              <w:marTop w:val="0"/>
              <w:marBottom w:val="0"/>
              <w:divBdr>
                <w:top w:val="none" w:sz="0" w:space="0" w:color="auto"/>
                <w:left w:val="none" w:sz="0" w:space="0" w:color="auto"/>
                <w:bottom w:val="none" w:sz="0" w:space="0" w:color="auto"/>
                <w:right w:val="none" w:sz="0" w:space="0" w:color="auto"/>
              </w:divBdr>
            </w:div>
            <w:div w:id="1690062811">
              <w:marLeft w:val="0"/>
              <w:marRight w:val="0"/>
              <w:marTop w:val="0"/>
              <w:marBottom w:val="0"/>
              <w:divBdr>
                <w:top w:val="none" w:sz="0" w:space="0" w:color="auto"/>
                <w:left w:val="none" w:sz="0" w:space="0" w:color="auto"/>
                <w:bottom w:val="none" w:sz="0" w:space="0" w:color="auto"/>
                <w:right w:val="none" w:sz="0" w:space="0" w:color="auto"/>
              </w:divBdr>
            </w:div>
            <w:div w:id="320424356">
              <w:marLeft w:val="0"/>
              <w:marRight w:val="0"/>
              <w:marTop w:val="0"/>
              <w:marBottom w:val="0"/>
              <w:divBdr>
                <w:top w:val="none" w:sz="0" w:space="0" w:color="auto"/>
                <w:left w:val="none" w:sz="0" w:space="0" w:color="auto"/>
                <w:bottom w:val="none" w:sz="0" w:space="0" w:color="auto"/>
                <w:right w:val="none" w:sz="0" w:space="0" w:color="auto"/>
              </w:divBdr>
            </w:div>
            <w:div w:id="604310164">
              <w:marLeft w:val="0"/>
              <w:marRight w:val="0"/>
              <w:marTop w:val="0"/>
              <w:marBottom w:val="0"/>
              <w:divBdr>
                <w:top w:val="none" w:sz="0" w:space="0" w:color="auto"/>
                <w:left w:val="none" w:sz="0" w:space="0" w:color="auto"/>
                <w:bottom w:val="none" w:sz="0" w:space="0" w:color="auto"/>
                <w:right w:val="none" w:sz="0" w:space="0" w:color="auto"/>
              </w:divBdr>
            </w:div>
            <w:div w:id="1272977478">
              <w:marLeft w:val="0"/>
              <w:marRight w:val="0"/>
              <w:marTop w:val="0"/>
              <w:marBottom w:val="0"/>
              <w:divBdr>
                <w:top w:val="none" w:sz="0" w:space="0" w:color="auto"/>
                <w:left w:val="none" w:sz="0" w:space="0" w:color="auto"/>
                <w:bottom w:val="none" w:sz="0" w:space="0" w:color="auto"/>
                <w:right w:val="none" w:sz="0" w:space="0" w:color="auto"/>
              </w:divBdr>
            </w:div>
            <w:div w:id="1159733693">
              <w:marLeft w:val="0"/>
              <w:marRight w:val="0"/>
              <w:marTop w:val="0"/>
              <w:marBottom w:val="0"/>
              <w:divBdr>
                <w:top w:val="none" w:sz="0" w:space="0" w:color="auto"/>
                <w:left w:val="none" w:sz="0" w:space="0" w:color="auto"/>
                <w:bottom w:val="none" w:sz="0" w:space="0" w:color="auto"/>
                <w:right w:val="none" w:sz="0" w:space="0" w:color="auto"/>
              </w:divBdr>
            </w:div>
            <w:div w:id="1429154595">
              <w:marLeft w:val="0"/>
              <w:marRight w:val="0"/>
              <w:marTop w:val="0"/>
              <w:marBottom w:val="0"/>
              <w:divBdr>
                <w:top w:val="none" w:sz="0" w:space="0" w:color="auto"/>
                <w:left w:val="none" w:sz="0" w:space="0" w:color="auto"/>
                <w:bottom w:val="none" w:sz="0" w:space="0" w:color="auto"/>
                <w:right w:val="none" w:sz="0" w:space="0" w:color="auto"/>
              </w:divBdr>
            </w:div>
            <w:div w:id="1995718192">
              <w:marLeft w:val="0"/>
              <w:marRight w:val="0"/>
              <w:marTop w:val="0"/>
              <w:marBottom w:val="0"/>
              <w:divBdr>
                <w:top w:val="none" w:sz="0" w:space="0" w:color="auto"/>
                <w:left w:val="none" w:sz="0" w:space="0" w:color="auto"/>
                <w:bottom w:val="none" w:sz="0" w:space="0" w:color="auto"/>
                <w:right w:val="none" w:sz="0" w:space="0" w:color="auto"/>
              </w:divBdr>
            </w:div>
            <w:div w:id="1295604511">
              <w:marLeft w:val="0"/>
              <w:marRight w:val="0"/>
              <w:marTop w:val="0"/>
              <w:marBottom w:val="0"/>
              <w:divBdr>
                <w:top w:val="none" w:sz="0" w:space="0" w:color="auto"/>
                <w:left w:val="none" w:sz="0" w:space="0" w:color="auto"/>
                <w:bottom w:val="none" w:sz="0" w:space="0" w:color="auto"/>
                <w:right w:val="none" w:sz="0" w:space="0" w:color="auto"/>
              </w:divBdr>
            </w:div>
            <w:div w:id="1355570779">
              <w:marLeft w:val="0"/>
              <w:marRight w:val="0"/>
              <w:marTop w:val="0"/>
              <w:marBottom w:val="0"/>
              <w:divBdr>
                <w:top w:val="none" w:sz="0" w:space="0" w:color="auto"/>
                <w:left w:val="none" w:sz="0" w:space="0" w:color="auto"/>
                <w:bottom w:val="none" w:sz="0" w:space="0" w:color="auto"/>
                <w:right w:val="none" w:sz="0" w:space="0" w:color="auto"/>
              </w:divBdr>
            </w:div>
            <w:div w:id="1995597925">
              <w:marLeft w:val="0"/>
              <w:marRight w:val="0"/>
              <w:marTop w:val="0"/>
              <w:marBottom w:val="0"/>
              <w:divBdr>
                <w:top w:val="none" w:sz="0" w:space="0" w:color="auto"/>
                <w:left w:val="none" w:sz="0" w:space="0" w:color="auto"/>
                <w:bottom w:val="none" w:sz="0" w:space="0" w:color="auto"/>
                <w:right w:val="none" w:sz="0" w:space="0" w:color="auto"/>
              </w:divBdr>
            </w:div>
            <w:div w:id="38095357">
              <w:marLeft w:val="0"/>
              <w:marRight w:val="0"/>
              <w:marTop w:val="0"/>
              <w:marBottom w:val="0"/>
              <w:divBdr>
                <w:top w:val="none" w:sz="0" w:space="0" w:color="auto"/>
                <w:left w:val="none" w:sz="0" w:space="0" w:color="auto"/>
                <w:bottom w:val="none" w:sz="0" w:space="0" w:color="auto"/>
                <w:right w:val="none" w:sz="0" w:space="0" w:color="auto"/>
              </w:divBdr>
            </w:div>
            <w:div w:id="282155388">
              <w:marLeft w:val="0"/>
              <w:marRight w:val="0"/>
              <w:marTop w:val="0"/>
              <w:marBottom w:val="0"/>
              <w:divBdr>
                <w:top w:val="none" w:sz="0" w:space="0" w:color="auto"/>
                <w:left w:val="none" w:sz="0" w:space="0" w:color="auto"/>
                <w:bottom w:val="none" w:sz="0" w:space="0" w:color="auto"/>
                <w:right w:val="none" w:sz="0" w:space="0" w:color="auto"/>
              </w:divBdr>
            </w:div>
            <w:div w:id="438378433">
              <w:marLeft w:val="0"/>
              <w:marRight w:val="0"/>
              <w:marTop w:val="0"/>
              <w:marBottom w:val="0"/>
              <w:divBdr>
                <w:top w:val="none" w:sz="0" w:space="0" w:color="auto"/>
                <w:left w:val="none" w:sz="0" w:space="0" w:color="auto"/>
                <w:bottom w:val="none" w:sz="0" w:space="0" w:color="auto"/>
                <w:right w:val="none" w:sz="0" w:space="0" w:color="auto"/>
              </w:divBdr>
            </w:div>
            <w:div w:id="927151019">
              <w:marLeft w:val="0"/>
              <w:marRight w:val="0"/>
              <w:marTop w:val="0"/>
              <w:marBottom w:val="0"/>
              <w:divBdr>
                <w:top w:val="none" w:sz="0" w:space="0" w:color="auto"/>
                <w:left w:val="none" w:sz="0" w:space="0" w:color="auto"/>
                <w:bottom w:val="none" w:sz="0" w:space="0" w:color="auto"/>
                <w:right w:val="none" w:sz="0" w:space="0" w:color="auto"/>
              </w:divBdr>
            </w:div>
            <w:div w:id="924731317">
              <w:marLeft w:val="0"/>
              <w:marRight w:val="0"/>
              <w:marTop w:val="0"/>
              <w:marBottom w:val="0"/>
              <w:divBdr>
                <w:top w:val="none" w:sz="0" w:space="0" w:color="auto"/>
                <w:left w:val="none" w:sz="0" w:space="0" w:color="auto"/>
                <w:bottom w:val="none" w:sz="0" w:space="0" w:color="auto"/>
                <w:right w:val="none" w:sz="0" w:space="0" w:color="auto"/>
              </w:divBdr>
            </w:div>
            <w:div w:id="432632027">
              <w:marLeft w:val="0"/>
              <w:marRight w:val="0"/>
              <w:marTop w:val="0"/>
              <w:marBottom w:val="0"/>
              <w:divBdr>
                <w:top w:val="none" w:sz="0" w:space="0" w:color="auto"/>
                <w:left w:val="none" w:sz="0" w:space="0" w:color="auto"/>
                <w:bottom w:val="none" w:sz="0" w:space="0" w:color="auto"/>
                <w:right w:val="none" w:sz="0" w:space="0" w:color="auto"/>
              </w:divBdr>
            </w:div>
            <w:div w:id="481122650">
              <w:marLeft w:val="0"/>
              <w:marRight w:val="0"/>
              <w:marTop w:val="0"/>
              <w:marBottom w:val="0"/>
              <w:divBdr>
                <w:top w:val="none" w:sz="0" w:space="0" w:color="auto"/>
                <w:left w:val="none" w:sz="0" w:space="0" w:color="auto"/>
                <w:bottom w:val="none" w:sz="0" w:space="0" w:color="auto"/>
                <w:right w:val="none" w:sz="0" w:space="0" w:color="auto"/>
              </w:divBdr>
            </w:div>
            <w:div w:id="1638757767">
              <w:marLeft w:val="0"/>
              <w:marRight w:val="0"/>
              <w:marTop w:val="0"/>
              <w:marBottom w:val="0"/>
              <w:divBdr>
                <w:top w:val="none" w:sz="0" w:space="0" w:color="auto"/>
                <w:left w:val="none" w:sz="0" w:space="0" w:color="auto"/>
                <w:bottom w:val="none" w:sz="0" w:space="0" w:color="auto"/>
                <w:right w:val="none" w:sz="0" w:space="0" w:color="auto"/>
              </w:divBdr>
            </w:div>
            <w:div w:id="1796217669">
              <w:marLeft w:val="0"/>
              <w:marRight w:val="0"/>
              <w:marTop w:val="0"/>
              <w:marBottom w:val="0"/>
              <w:divBdr>
                <w:top w:val="none" w:sz="0" w:space="0" w:color="auto"/>
                <w:left w:val="none" w:sz="0" w:space="0" w:color="auto"/>
                <w:bottom w:val="none" w:sz="0" w:space="0" w:color="auto"/>
                <w:right w:val="none" w:sz="0" w:space="0" w:color="auto"/>
              </w:divBdr>
            </w:div>
            <w:div w:id="1109858447">
              <w:marLeft w:val="0"/>
              <w:marRight w:val="0"/>
              <w:marTop w:val="0"/>
              <w:marBottom w:val="0"/>
              <w:divBdr>
                <w:top w:val="none" w:sz="0" w:space="0" w:color="auto"/>
                <w:left w:val="none" w:sz="0" w:space="0" w:color="auto"/>
                <w:bottom w:val="none" w:sz="0" w:space="0" w:color="auto"/>
                <w:right w:val="none" w:sz="0" w:space="0" w:color="auto"/>
              </w:divBdr>
            </w:div>
            <w:div w:id="623462118">
              <w:marLeft w:val="0"/>
              <w:marRight w:val="0"/>
              <w:marTop w:val="0"/>
              <w:marBottom w:val="0"/>
              <w:divBdr>
                <w:top w:val="none" w:sz="0" w:space="0" w:color="auto"/>
                <w:left w:val="none" w:sz="0" w:space="0" w:color="auto"/>
                <w:bottom w:val="none" w:sz="0" w:space="0" w:color="auto"/>
                <w:right w:val="none" w:sz="0" w:space="0" w:color="auto"/>
              </w:divBdr>
            </w:div>
            <w:div w:id="360058774">
              <w:marLeft w:val="0"/>
              <w:marRight w:val="0"/>
              <w:marTop w:val="0"/>
              <w:marBottom w:val="0"/>
              <w:divBdr>
                <w:top w:val="none" w:sz="0" w:space="0" w:color="auto"/>
                <w:left w:val="none" w:sz="0" w:space="0" w:color="auto"/>
                <w:bottom w:val="none" w:sz="0" w:space="0" w:color="auto"/>
                <w:right w:val="none" w:sz="0" w:space="0" w:color="auto"/>
              </w:divBdr>
            </w:div>
            <w:div w:id="1888056663">
              <w:marLeft w:val="0"/>
              <w:marRight w:val="0"/>
              <w:marTop w:val="0"/>
              <w:marBottom w:val="0"/>
              <w:divBdr>
                <w:top w:val="none" w:sz="0" w:space="0" w:color="auto"/>
                <w:left w:val="none" w:sz="0" w:space="0" w:color="auto"/>
                <w:bottom w:val="none" w:sz="0" w:space="0" w:color="auto"/>
                <w:right w:val="none" w:sz="0" w:space="0" w:color="auto"/>
              </w:divBdr>
            </w:div>
            <w:div w:id="810050595">
              <w:marLeft w:val="0"/>
              <w:marRight w:val="0"/>
              <w:marTop w:val="0"/>
              <w:marBottom w:val="0"/>
              <w:divBdr>
                <w:top w:val="none" w:sz="0" w:space="0" w:color="auto"/>
                <w:left w:val="none" w:sz="0" w:space="0" w:color="auto"/>
                <w:bottom w:val="none" w:sz="0" w:space="0" w:color="auto"/>
                <w:right w:val="none" w:sz="0" w:space="0" w:color="auto"/>
              </w:divBdr>
            </w:div>
            <w:div w:id="918519055">
              <w:marLeft w:val="0"/>
              <w:marRight w:val="0"/>
              <w:marTop w:val="0"/>
              <w:marBottom w:val="0"/>
              <w:divBdr>
                <w:top w:val="none" w:sz="0" w:space="0" w:color="auto"/>
                <w:left w:val="none" w:sz="0" w:space="0" w:color="auto"/>
                <w:bottom w:val="none" w:sz="0" w:space="0" w:color="auto"/>
                <w:right w:val="none" w:sz="0" w:space="0" w:color="auto"/>
              </w:divBdr>
            </w:div>
            <w:div w:id="1149857338">
              <w:marLeft w:val="0"/>
              <w:marRight w:val="0"/>
              <w:marTop w:val="0"/>
              <w:marBottom w:val="0"/>
              <w:divBdr>
                <w:top w:val="none" w:sz="0" w:space="0" w:color="auto"/>
                <w:left w:val="none" w:sz="0" w:space="0" w:color="auto"/>
                <w:bottom w:val="none" w:sz="0" w:space="0" w:color="auto"/>
                <w:right w:val="none" w:sz="0" w:space="0" w:color="auto"/>
              </w:divBdr>
            </w:div>
            <w:div w:id="1138885809">
              <w:marLeft w:val="0"/>
              <w:marRight w:val="0"/>
              <w:marTop w:val="0"/>
              <w:marBottom w:val="0"/>
              <w:divBdr>
                <w:top w:val="none" w:sz="0" w:space="0" w:color="auto"/>
                <w:left w:val="none" w:sz="0" w:space="0" w:color="auto"/>
                <w:bottom w:val="none" w:sz="0" w:space="0" w:color="auto"/>
                <w:right w:val="none" w:sz="0" w:space="0" w:color="auto"/>
              </w:divBdr>
            </w:div>
            <w:div w:id="4791251">
              <w:marLeft w:val="0"/>
              <w:marRight w:val="0"/>
              <w:marTop w:val="0"/>
              <w:marBottom w:val="0"/>
              <w:divBdr>
                <w:top w:val="none" w:sz="0" w:space="0" w:color="auto"/>
                <w:left w:val="none" w:sz="0" w:space="0" w:color="auto"/>
                <w:bottom w:val="none" w:sz="0" w:space="0" w:color="auto"/>
                <w:right w:val="none" w:sz="0" w:space="0" w:color="auto"/>
              </w:divBdr>
            </w:div>
            <w:div w:id="1842544884">
              <w:marLeft w:val="0"/>
              <w:marRight w:val="0"/>
              <w:marTop w:val="0"/>
              <w:marBottom w:val="0"/>
              <w:divBdr>
                <w:top w:val="none" w:sz="0" w:space="0" w:color="auto"/>
                <w:left w:val="none" w:sz="0" w:space="0" w:color="auto"/>
                <w:bottom w:val="none" w:sz="0" w:space="0" w:color="auto"/>
                <w:right w:val="none" w:sz="0" w:space="0" w:color="auto"/>
              </w:divBdr>
            </w:div>
            <w:div w:id="113330170">
              <w:marLeft w:val="0"/>
              <w:marRight w:val="0"/>
              <w:marTop w:val="0"/>
              <w:marBottom w:val="0"/>
              <w:divBdr>
                <w:top w:val="none" w:sz="0" w:space="0" w:color="auto"/>
                <w:left w:val="none" w:sz="0" w:space="0" w:color="auto"/>
                <w:bottom w:val="none" w:sz="0" w:space="0" w:color="auto"/>
                <w:right w:val="none" w:sz="0" w:space="0" w:color="auto"/>
              </w:divBdr>
            </w:div>
            <w:div w:id="1737119505">
              <w:marLeft w:val="0"/>
              <w:marRight w:val="0"/>
              <w:marTop w:val="0"/>
              <w:marBottom w:val="0"/>
              <w:divBdr>
                <w:top w:val="none" w:sz="0" w:space="0" w:color="auto"/>
                <w:left w:val="none" w:sz="0" w:space="0" w:color="auto"/>
                <w:bottom w:val="none" w:sz="0" w:space="0" w:color="auto"/>
                <w:right w:val="none" w:sz="0" w:space="0" w:color="auto"/>
              </w:divBdr>
            </w:div>
            <w:div w:id="1055008132">
              <w:marLeft w:val="0"/>
              <w:marRight w:val="0"/>
              <w:marTop w:val="0"/>
              <w:marBottom w:val="0"/>
              <w:divBdr>
                <w:top w:val="none" w:sz="0" w:space="0" w:color="auto"/>
                <w:left w:val="none" w:sz="0" w:space="0" w:color="auto"/>
                <w:bottom w:val="none" w:sz="0" w:space="0" w:color="auto"/>
                <w:right w:val="none" w:sz="0" w:space="0" w:color="auto"/>
              </w:divBdr>
            </w:div>
            <w:div w:id="1305621328">
              <w:marLeft w:val="0"/>
              <w:marRight w:val="0"/>
              <w:marTop w:val="0"/>
              <w:marBottom w:val="0"/>
              <w:divBdr>
                <w:top w:val="none" w:sz="0" w:space="0" w:color="auto"/>
                <w:left w:val="none" w:sz="0" w:space="0" w:color="auto"/>
                <w:bottom w:val="none" w:sz="0" w:space="0" w:color="auto"/>
                <w:right w:val="none" w:sz="0" w:space="0" w:color="auto"/>
              </w:divBdr>
            </w:div>
            <w:div w:id="753667133">
              <w:marLeft w:val="0"/>
              <w:marRight w:val="0"/>
              <w:marTop w:val="0"/>
              <w:marBottom w:val="0"/>
              <w:divBdr>
                <w:top w:val="none" w:sz="0" w:space="0" w:color="auto"/>
                <w:left w:val="none" w:sz="0" w:space="0" w:color="auto"/>
                <w:bottom w:val="none" w:sz="0" w:space="0" w:color="auto"/>
                <w:right w:val="none" w:sz="0" w:space="0" w:color="auto"/>
              </w:divBdr>
            </w:div>
            <w:div w:id="2066104594">
              <w:marLeft w:val="0"/>
              <w:marRight w:val="0"/>
              <w:marTop w:val="0"/>
              <w:marBottom w:val="0"/>
              <w:divBdr>
                <w:top w:val="none" w:sz="0" w:space="0" w:color="auto"/>
                <w:left w:val="none" w:sz="0" w:space="0" w:color="auto"/>
                <w:bottom w:val="none" w:sz="0" w:space="0" w:color="auto"/>
                <w:right w:val="none" w:sz="0" w:space="0" w:color="auto"/>
              </w:divBdr>
            </w:div>
            <w:div w:id="1928733603">
              <w:marLeft w:val="0"/>
              <w:marRight w:val="0"/>
              <w:marTop w:val="0"/>
              <w:marBottom w:val="0"/>
              <w:divBdr>
                <w:top w:val="none" w:sz="0" w:space="0" w:color="auto"/>
                <w:left w:val="none" w:sz="0" w:space="0" w:color="auto"/>
                <w:bottom w:val="none" w:sz="0" w:space="0" w:color="auto"/>
                <w:right w:val="none" w:sz="0" w:space="0" w:color="auto"/>
              </w:divBdr>
            </w:div>
            <w:div w:id="656419059">
              <w:marLeft w:val="0"/>
              <w:marRight w:val="0"/>
              <w:marTop w:val="0"/>
              <w:marBottom w:val="0"/>
              <w:divBdr>
                <w:top w:val="none" w:sz="0" w:space="0" w:color="auto"/>
                <w:left w:val="none" w:sz="0" w:space="0" w:color="auto"/>
                <w:bottom w:val="none" w:sz="0" w:space="0" w:color="auto"/>
                <w:right w:val="none" w:sz="0" w:space="0" w:color="auto"/>
              </w:divBdr>
            </w:div>
            <w:div w:id="363136182">
              <w:marLeft w:val="0"/>
              <w:marRight w:val="0"/>
              <w:marTop w:val="0"/>
              <w:marBottom w:val="0"/>
              <w:divBdr>
                <w:top w:val="none" w:sz="0" w:space="0" w:color="auto"/>
                <w:left w:val="none" w:sz="0" w:space="0" w:color="auto"/>
                <w:bottom w:val="none" w:sz="0" w:space="0" w:color="auto"/>
                <w:right w:val="none" w:sz="0" w:space="0" w:color="auto"/>
              </w:divBdr>
            </w:div>
            <w:div w:id="821776668">
              <w:marLeft w:val="0"/>
              <w:marRight w:val="0"/>
              <w:marTop w:val="0"/>
              <w:marBottom w:val="0"/>
              <w:divBdr>
                <w:top w:val="none" w:sz="0" w:space="0" w:color="auto"/>
                <w:left w:val="none" w:sz="0" w:space="0" w:color="auto"/>
                <w:bottom w:val="none" w:sz="0" w:space="0" w:color="auto"/>
                <w:right w:val="none" w:sz="0" w:space="0" w:color="auto"/>
              </w:divBdr>
            </w:div>
            <w:div w:id="908884844">
              <w:marLeft w:val="0"/>
              <w:marRight w:val="0"/>
              <w:marTop w:val="0"/>
              <w:marBottom w:val="0"/>
              <w:divBdr>
                <w:top w:val="none" w:sz="0" w:space="0" w:color="auto"/>
                <w:left w:val="none" w:sz="0" w:space="0" w:color="auto"/>
                <w:bottom w:val="none" w:sz="0" w:space="0" w:color="auto"/>
                <w:right w:val="none" w:sz="0" w:space="0" w:color="auto"/>
              </w:divBdr>
            </w:div>
            <w:div w:id="410540678">
              <w:marLeft w:val="0"/>
              <w:marRight w:val="0"/>
              <w:marTop w:val="0"/>
              <w:marBottom w:val="0"/>
              <w:divBdr>
                <w:top w:val="none" w:sz="0" w:space="0" w:color="auto"/>
                <w:left w:val="none" w:sz="0" w:space="0" w:color="auto"/>
                <w:bottom w:val="none" w:sz="0" w:space="0" w:color="auto"/>
                <w:right w:val="none" w:sz="0" w:space="0" w:color="auto"/>
              </w:divBdr>
            </w:div>
            <w:div w:id="1934361066">
              <w:marLeft w:val="0"/>
              <w:marRight w:val="0"/>
              <w:marTop w:val="0"/>
              <w:marBottom w:val="0"/>
              <w:divBdr>
                <w:top w:val="none" w:sz="0" w:space="0" w:color="auto"/>
                <w:left w:val="none" w:sz="0" w:space="0" w:color="auto"/>
                <w:bottom w:val="none" w:sz="0" w:space="0" w:color="auto"/>
                <w:right w:val="none" w:sz="0" w:space="0" w:color="auto"/>
              </w:divBdr>
            </w:div>
            <w:div w:id="1801343545">
              <w:marLeft w:val="0"/>
              <w:marRight w:val="0"/>
              <w:marTop w:val="0"/>
              <w:marBottom w:val="0"/>
              <w:divBdr>
                <w:top w:val="none" w:sz="0" w:space="0" w:color="auto"/>
                <w:left w:val="none" w:sz="0" w:space="0" w:color="auto"/>
                <w:bottom w:val="none" w:sz="0" w:space="0" w:color="auto"/>
                <w:right w:val="none" w:sz="0" w:space="0" w:color="auto"/>
              </w:divBdr>
            </w:div>
            <w:div w:id="1670861724">
              <w:marLeft w:val="0"/>
              <w:marRight w:val="0"/>
              <w:marTop w:val="0"/>
              <w:marBottom w:val="0"/>
              <w:divBdr>
                <w:top w:val="none" w:sz="0" w:space="0" w:color="auto"/>
                <w:left w:val="none" w:sz="0" w:space="0" w:color="auto"/>
                <w:bottom w:val="none" w:sz="0" w:space="0" w:color="auto"/>
                <w:right w:val="none" w:sz="0" w:space="0" w:color="auto"/>
              </w:divBdr>
            </w:div>
            <w:div w:id="979503207">
              <w:marLeft w:val="0"/>
              <w:marRight w:val="0"/>
              <w:marTop w:val="0"/>
              <w:marBottom w:val="0"/>
              <w:divBdr>
                <w:top w:val="none" w:sz="0" w:space="0" w:color="auto"/>
                <w:left w:val="none" w:sz="0" w:space="0" w:color="auto"/>
                <w:bottom w:val="none" w:sz="0" w:space="0" w:color="auto"/>
                <w:right w:val="none" w:sz="0" w:space="0" w:color="auto"/>
              </w:divBdr>
            </w:div>
            <w:div w:id="1946695130">
              <w:marLeft w:val="0"/>
              <w:marRight w:val="0"/>
              <w:marTop w:val="0"/>
              <w:marBottom w:val="0"/>
              <w:divBdr>
                <w:top w:val="none" w:sz="0" w:space="0" w:color="auto"/>
                <w:left w:val="none" w:sz="0" w:space="0" w:color="auto"/>
                <w:bottom w:val="none" w:sz="0" w:space="0" w:color="auto"/>
                <w:right w:val="none" w:sz="0" w:space="0" w:color="auto"/>
              </w:divBdr>
            </w:div>
            <w:div w:id="2050260226">
              <w:marLeft w:val="0"/>
              <w:marRight w:val="0"/>
              <w:marTop w:val="0"/>
              <w:marBottom w:val="0"/>
              <w:divBdr>
                <w:top w:val="none" w:sz="0" w:space="0" w:color="auto"/>
                <w:left w:val="none" w:sz="0" w:space="0" w:color="auto"/>
                <w:bottom w:val="none" w:sz="0" w:space="0" w:color="auto"/>
                <w:right w:val="none" w:sz="0" w:space="0" w:color="auto"/>
              </w:divBdr>
            </w:div>
            <w:div w:id="1743789756">
              <w:marLeft w:val="0"/>
              <w:marRight w:val="0"/>
              <w:marTop w:val="0"/>
              <w:marBottom w:val="0"/>
              <w:divBdr>
                <w:top w:val="none" w:sz="0" w:space="0" w:color="auto"/>
                <w:left w:val="none" w:sz="0" w:space="0" w:color="auto"/>
                <w:bottom w:val="none" w:sz="0" w:space="0" w:color="auto"/>
                <w:right w:val="none" w:sz="0" w:space="0" w:color="auto"/>
              </w:divBdr>
            </w:div>
            <w:div w:id="876548654">
              <w:marLeft w:val="0"/>
              <w:marRight w:val="0"/>
              <w:marTop w:val="0"/>
              <w:marBottom w:val="0"/>
              <w:divBdr>
                <w:top w:val="none" w:sz="0" w:space="0" w:color="auto"/>
                <w:left w:val="none" w:sz="0" w:space="0" w:color="auto"/>
                <w:bottom w:val="none" w:sz="0" w:space="0" w:color="auto"/>
                <w:right w:val="none" w:sz="0" w:space="0" w:color="auto"/>
              </w:divBdr>
            </w:div>
            <w:div w:id="2047093945">
              <w:marLeft w:val="0"/>
              <w:marRight w:val="0"/>
              <w:marTop w:val="0"/>
              <w:marBottom w:val="0"/>
              <w:divBdr>
                <w:top w:val="none" w:sz="0" w:space="0" w:color="auto"/>
                <w:left w:val="none" w:sz="0" w:space="0" w:color="auto"/>
                <w:bottom w:val="none" w:sz="0" w:space="0" w:color="auto"/>
                <w:right w:val="none" w:sz="0" w:space="0" w:color="auto"/>
              </w:divBdr>
            </w:div>
            <w:div w:id="1189105668">
              <w:marLeft w:val="0"/>
              <w:marRight w:val="0"/>
              <w:marTop w:val="0"/>
              <w:marBottom w:val="0"/>
              <w:divBdr>
                <w:top w:val="none" w:sz="0" w:space="0" w:color="auto"/>
                <w:left w:val="none" w:sz="0" w:space="0" w:color="auto"/>
                <w:bottom w:val="none" w:sz="0" w:space="0" w:color="auto"/>
                <w:right w:val="none" w:sz="0" w:space="0" w:color="auto"/>
              </w:divBdr>
            </w:div>
            <w:div w:id="1176654020">
              <w:marLeft w:val="0"/>
              <w:marRight w:val="0"/>
              <w:marTop w:val="0"/>
              <w:marBottom w:val="0"/>
              <w:divBdr>
                <w:top w:val="none" w:sz="0" w:space="0" w:color="auto"/>
                <w:left w:val="none" w:sz="0" w:space="0" w:color="auto"/>
                <w:bottom w:val="none" w:sz="0" w:space="0" w:color="auto"/>
                <w:right w:val="none" w:sz="0" w:space="0" w:color="auto"/>
              </w:divBdr>
            </w:div>
            <w:div w:id="488594026">
              <w:marLeft w:val="0"/>
              <w:marRight w:val="0"/>
              <w:marTop w:val="0"/>
              <w:marBottom w:val="0"/>
              <w:divBdr>
                <w:top w:val="none" w:sz="0" w:space="0" w:color="auto"/>
                <w:left w:val="none" w:sz="0" w:space="0" w:color="auto"/>
                <w:bottom w:val="none" w:sz="0" w:space="0" w:color="auto"/>
                <w:right w:val="none" w:sz="0" w:space="0" w:color="auto"/>
              </w:divBdr>
            </w:div>
            <w:div w:id="660233621">
              <w:marLeft w:val="0"/>
              <w:marRight w:val="0"/>
              <w:marTop w:val="0"/>
              <w:marBottom w:val="0"/>
              <w:divBdr>
                <w:top w:val="none" w:sz="0" w:space="0" w:color="auto"/>
                <w:left w:val="none" w:sz="0" w:space="0" w:color="auto"/>
                <w:bottom w:val="none" w:sz="0" w:space="0" w:color="auto"/>
                <w:right w:val="none" w:sz="0" w:space="0" w:color="auto"/>
              </w:divBdr>
            </w:div>
            <w:div w:id="924265680">
              <w:marLeft w:val="0"/>
              <w:marRight w:val="0"/>
              <w:marTop w:val="0"/>
              <w:marBottom w:val="0"/>
              <w:divBdr>
                <w:top w:val="none" w:sz="0" w:space="0" w:color="auto"/>
                <w:left w:val="none" w:sz="0" w:space="0" w:color="auto"/>
                <w:bottom w:val="none" w:sz="0" w:space="0" w:color="auto"/>
                <w:right w:val="none" w:sz="0" w:space="0" w:color="auto"/>
              </w:divBdr>
            </w:div>
            <w:div w:id="813566623">
              <w:marLeft w:val="0"/>
              <w:marRight w:val="0"/>
              <w:marTop w:val="0"/>
              <w:marBottom w:val="0"/>
              <w:divBdr>
                <w:top w:val="none" w:sz="0" w:space="0" w:color="auto"/>
                <w:left w:val="none" w:sz="0" w:space="0" w:color="auto"/>
                <w:bottom w:val="none" w:sz="0" w:space="0" w:color="auto"/>
                <w:right w:val="none" w:sz="0" w:space="0" w:color="auto"/>
              </w:divBdr>
            </w:div>
            <w:div w:id="227108133">
              <w:marLeft w:val="0"/>
              <w:marRight w:val="0"/>
              <w:marTop w:val="0"/>
              <w:marBottom w:val="0"/>
              <w:divBdr>
                <w:top w:val="none" w:sz="0" w:space="0" w:color="auto"/>
                <w:left w:val="none" w:sz="0" w:space="0" w:color="auto"/>
                <w:bottom w:val="none" w:sz="0" w:space="0" w:color="auto"/>
                <w:right w:val="none" w:sz="0" w:space="0" w:color="auto"/>
              </w:divBdr>
            </w:div>
            <w:div w:id="1341350793">
              <w:marLeft w:val="0"/>
              <w:marRight w:val="0"/>
              <w:marTop w:val="0"/>
              <w:marBottom w:val="0"/>
              <w:divBdr>
                <w:top w:val="none" w:sz="0" w:space="0" w:color="auto"/>
                <w:left w:val="none" w:sz="0" w:space="0" w:color="auto"/>
                <w:bottom w:val="none" w:sz="0" w:space="0" w:color="auto"/>
                <w:right w:val="none" w:sz="0" w:space="0" w:color="auto"/>
              </w:divBdr>
            </w:div>
            <w:div w:id="314723698">
              <w:marLeft w:val="0"/>
              <w:marRight w:val="0"/>
              <w:marTop w:val="0"/>
              <w:marBottom w:val="0"/>
              <w:divBdr>
                <w:top w:val="none" w:sz="0" w:space="0" w:color="auto"/>
                <w:left w:val="none" w:sz="0" w:space="0" w:color="auto"/>
                <w:bottom w:val="none" w:sz="0" w:space="0" w:color="auto"/>
                <w:right w:val="none" w:sz="0" w:space="0" w:color="auto"/>
              </w:divBdr>
            </w:div>
            <w:div w:id="841243526">
              <w:marLeft w:val="0"/>
              <w:marRight w:val="0"/>
              <w:marTop w:val="0"/>
              <w:marBottom w:val="0"/>
              <w:divBdr>
                <w:top w:val="none" w:sz="0" w:space="0" w:color="auto"/>
                <w:left w:val="none" w:sz="0" w:space="0" w:color="auto"/>
                <w:bottom w:val="none" w:sz="0" w:space="0" w:color="auto"/>
                <w:right w:val="none" w:sz="0" w:space="0" w:color="auto"/>
              </w:divBdr>
            </w:div>
            <w:div w:id="1506020127">
              <w:marLeft w:val="0"/>
              <w:marRight w:val="0"/>
              <w:marTop w:val="0"/>
              <w:marBottom w:val="0"/>
              <w:divBdr>
                <w:top w:val="none" w:sz="0" w:space="0" w:color="auto"/>
                <w:left w:val="none" w:sz="0" w:space="0" w:color="auto"/>
                <w:bottom w:val="none" w:sz="0" w:space="0" w:color="auto"/>
                <w:right w:val="none" w:sz="0" w:space="0" w:color="auto"/>
              </w:divBdr>
            </w:div>
            <w:div w:id="937248337">
              <w:marLeft w:val="0"/>
              <w:marRight w:val="0"/>
              <w:marTop w:val="0"/>
              <w:marBottom w:val="0"/>
              <w:divBdr>
                <w:top w:val="none" w:sz="0" w:space="0" w:color="auto"/>
                <w:left w:val="none" w:sz="0" w:space="0" w:color="auto"/>
                <w:bottom w:val="none" w:sz="0" w:space="0" w:color="auto"/>
                <w:right w:val="none" w:sz="0" w:space="0" w:color="auto"/>
              </w:divBdr>
            </w:div>
            <w:div w:id="1085299334">
              <w:marLeft w:val="0"/>
              <w:marRight w:val="0"/>
              <w:marTop w:val="0"/>
              <w:marBottom w:val="0"/>
              <w:divBdr>
                <w:top w:val="none" w:sz="0" w:space="0" w:color="auto"/>
                <w:left w:val="none" w:sz="0" w:space="0" w:color="auto"/>
                <w:bottom w:val="none" w:sz="0" w:space="0" w:color="auto"/>
                <w:right w:val="none" w:sz="0" w:space="0" w:color="auto"/>
              </w:divBdr>
            </w:div>
            <w:div w:id="1571578508">
              <w:marLeft w:val="0"/>
              <w:marRight w:val="0"/>
              <w:marTop w:val="0"/>
              <w:marBottom w:val="0"/>
              <w:divBdr>
                <w:top w:val="none" w:sz="0" w:space="0" w:color="auto"/>
                <w:left w:val="none" w:sz="0" w:space="0" w:color="auto"/>
                <w:bottom w:val="none" w:sz="0" w:space="0" w:color="auto"/>
                <w:right w:val="none" w:sz="0" w:space="0" w:color="auto"/>
              </w:divBdr>
            </w:div>
            <w:div w:id="901597376">
              <w:marLeft w:val="0"/>
              <w:marRight w:val="0"/>
              <w:marTop w:val="0"/>
              <w:marBottom w:val="0"/>
              <w:divBdr>
                <w:top w:val="none" w:sz="0" w:space="0" w:color="auto"/>
                <w:left w:val="none" w:sz="0" w:space="0" w:color="auto"/>
                <w:bottom w:val="none" w:sz="0" w:space="0" w:color="auto"/>
                <w:right w:val="none" w:sz="0" w:space="0" w:color="auto"/>
              </w:divBdr>
            </w:div>
            <w:div w:id="2138257928">
              <w:marLeft w:val="0"/>
              <w:marRight w:val="0"/>
              <w:marTop w:val="0"/>
              <w:marBottom w:val="0"/>
              <w:divBdr>
                <w:top w:val="none" w:sz="0" w:space="0" w:color="auto"/>
                <w:left w:val="none" w:sz="0" w:space="0" w:color="auto"/>
                <w:bottom w:val="none" w:sz="0" w:space="0" w:color="auto"/>
                <w:right w:val="none" w:sz="0" w:space="0" w:color="auto"/>
              </w:divBdr>
            </w:div>
            <w:div w:id="1614435103">
              <w:marLeft w:val="0"/>
              <w:marRight w:val="0"/>
              <w:marTop w:val="0"/>
              <w:marBottom w:val="0"/>
              <w:divBdr>
                <w:top w:val="none" w:sz="0" w:space="0" w:color="auto"/>
                <w:left w:val="none" w:sz="0" w:space="0" w:color="auto"/>
                <w:bottom w:val="none" w:sz="0" w:space="0" w:color="auto"/>
                <w:right w:val="none" w:sz="0" w:space="0" w:color="auto"/>
              </w:divBdr>
            </w:div>
            <w:div w:id="1581717244">
              <w:marLeft w:val="0"/>
              <w:marRight w:val="0"/>
              <w:marTop w:val="0"/>
              <w:marBottom w:val="0"/>
              <w:divBdr>
                <w:top w:val="none" w:sz="0" w:space="0" w:color="auto"/>
                <w:left w:val="none" w:sz="0" w:space="0" w:color="auto"/>
                <w:bottom w:val="none" w:sz="0" w:space="0" w:color="auto"/>
                <w:right w:val="none" w:sz="0" w:space="0" w:color="auto"/>
              </w:divBdr>
            </w:div>
            <w:div w:id="1125006211">
              <w:marLeft w:val="0"/>
              <w:marRight w:val="0"/>
              <w:marTop w:val="0"/>
              <w:marBottom w:val="0"/>
              <w:divBdr>
                <w:top w:val="none" w:sz="0" w:space="0" w:color="auto"/>
                <w:left w:val="none" w:sz="0" w:space="0" w:color="auto"/>
                <w:bottom w:val="none" w:sz="0" w:space="0" w:color="auto"/>
                <w:right w:val="none" w:sz="0" w:space="0" w:color="auto"/>
              </w:divBdr>
            </w:div>
            <w:div w:id="873613787">
              <w:marLeft w:val="0"/>
              <w:marRight w:val="0"/>
              <w:marTop w:val="0"/>
              <w:marBottom w:val="0"/>
              <w:divBdr>
                <w:top w:val="none" w:sz="0" w:space="0" w:color="auto"/>
                <w:left w:val="none" w:sz="0" w:space="0" w:color="auto"/>
                <w:bottom w:val="none" w:sz="0" w:space="0" w:color="auto"/>
                <w:right w:val="none" w:sz="0" w:space="0" w:color="auto"/>
              </w:divBdr>
            </w:div>
            <w:div w:id="1953126984">
              <w:marLeft w:val="0"/>
              <w:marRight w:val="0"/>
              <w:marTop w:val="0"/>
              <w:marBottom w:val="0"/>
              <w:divBdr>
                <w:top w:val="none" w:sz="0" w:space="0" w:color="auto"/>
                <w:left w:val="none" w:sz="0" w:space="0" w:color="auto"/>
                <w:bottom w:val="none" w:sz="0" w:space="0" w:color="auto"/>
                <w:right w:val="none" w:sz="0" w:space="0" w:color="auto"/>
              </w:divBdr>
            </w:div>
            <w:div w:id="258218544">
              <w:marLeft w:val="0"/>
              <w:marRight w:val="0"/>
              <w:marTop w:val="0"/>
              <w:marBottom w:val="0"/>
              <w:divBdr>
                <w:top w:val="none" w:sz="0" w:space="0" w:color="auto"/>
                <w:left w:val="none" w:sz="0" w:space="0" w:color="auto"/>
                <w:bottom w:val="none" w:sz="0" w:space="0" w:color="auto"/>
                <w:right w:val="none" w:sz="0" w:space="0" w:color="auto"/>
              </w:divBdr>
            </w:div>
            <w:div w:id="1124427969">
              <w:marLeft w:val="0"/>
              <w:marRight w:val="0"/>
              <w:marTop w:val="0"/>
              <w:marBottom w:val="0"/>
              <w:divBdr>
                <w:top w:val="none" w:sz="0" w:space="0" w:color="auto"/>
                <w:left w:val="none" w:sz="0" w:space="0" w:color="auto"/>
                <w:bottom w:val="none" w:sz="0" w:space="0" w:color="auto"/>
                <w:right w:val="none" w:sz="0" w:space="0" w:color="auto"/>
              </w:divBdr>
            </w:div>
            <w:div w:id="1481846270">
              <w:marLeft w:val="0"/>
              <w:marRight w:val="0"/>
              <w:marTop w:val="0"/>
              <w:marBottom w:val="0"/>
              <w:divBdr>
                <w:top w:val="none" w:sz="0" w:space="0" w:color="auto"/>
                <w:left w:val="none" w:sz="0" w:space="0" w:color="auto"/>
                <w:bottom w:val="none" w:sz="0" w:space="0" w:color="auto"/>
                <w:right w:val="none" w:sz="0" w:space="0" w:color="auto"/>
              </w:divBdr>
            </w:div>
            <w:div w:id="219749959">
              <w:marLeft w:val="0"/>
              <w:marRight w:val="0"/>
              <w:marTop w:val="0"/>
              <w:marBottom w:val="0"/>
              <w:divBdr>
                <w:top w:val="none" w:sz="0" w:space="0" w:color="auto"/>
                <w:left w:val="none" w:sz="0" w:space="0" w:color="auto"/>
                <w:bottom w:val="none" w:sz="0" w:space="0" w:color="auto"/>
                <w:right w:val="none" w:sz="0" w:space="0" w:color="auto"/>
              </w:divBdr>
            </w:div>
            <w:div w:id="152188903">
              <w:marLeft w:val="0"/>
              <w:marRight w:val="0"/>
              <w:marTop w:val="0"/>
              <w:marBottom w:val="0"/>
              <w:divBdr>
                <w:top w:val="none" w:sz="0" w:space="0" w:color="auto"/>
                <w:left w:val="none" w:sz="0" w:space="0" w:color="auto"/>
                <w:bottom w:val="none" w:sz="0" w:space="0" w:color="auto"/>
                <w:right w:val="none" w:sz="0" w:space="0" w:color="auto"/>
              </w:divBdr>
            </w:div>
            <w:div w:id="1039739591">
              <w:marLeft w:val="0"/>
              <w:marRight w:val="0"/>
              <w:marTop w:val="0"/>
              <w:marBottom w:val="0"/>
              <w:divBdr>
                <w:top w:val="none" w:sz="0" w:space="0" w:color="auto"/>
                <w:left w:val="none" w:sz="0" w:space="0" w:color="auto"/>
                <w:bottom w:val="none" w:sz="0" w:space="0" w:color="auto"/>
                <w:right w:val="none" w:sz="0" w:space="0" w:color="auto"/>
              </w:divBdr>
            </w:div>
            <w:div w:id="528488477">
              <w:marLeft w:val="0"/>
              <w:marRight w:val="0"/>
              <w:marTop w:val="0"/>
              <w:marBottom w:val="0"/>
              <w:divBdr>
                <w:top w:val="none" w:sz="0" w:space="0" w:color="auto"/>
                <w:left w:val="none" w:sz="0" w:space="0" w:color="auto"/>
                <w:bottom w:val="none" w:sz="0" w:space="0" w:color="auto"/>
                <w:right w:val="none" w:sz="0" w:space="0" w:color="auto"/>
              </w:divBdr>
            </w:div>
            <w:div w:id="5572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1886">
      <w:bodyDiv w:val="1"/>
      <w:marLeft w:val="0"/>
      <w:marRight w:val="0"/>
      <w:marTop w:val="0"/>
      <w:marBottom w:val="0"/>
      <w:divBdr>
        <w:top w:val="none" w:sz="0" w:space="0" w:color="auto"/>
        <w:left w:val="none" w:sz="0" w:space="0" w:color="auto"/>
        <w:bottom w:val="none" w:sz="0" w:space="0" w:color="auto"/>
        <w:right w:val="none" w:sz="0" w:space="0" w:color="auto"/>
      </w:divBdr>
    </w:div>
    <w:div w:id="797802282">
      <w:bodyDiv w:val="1"/>
      <w:marLeft w:val="0"/>
      <w:marRight w:val="0"/>
      <w:marTop w:val="0"/>
      <w:marBottom w:val="0"/>
      <w:divBdr>
        <w:top w:val="none" w:sz="0" w:space="0" w:color="auto"/>
        <w:left w:val="none" w:sz="0" w:space="0" w:color="auto"/>
        <w:bottom w:val="none" w:sz="0" w:space="0" w:color="auto"/>
        <w:right w:val="none" w:sz="0" w:space="0" w:color="auto"/>
      </w:divBdr>
    </w:div>
    <w:div w:id="887842409">
      <w:bodyDiv w:val="1"/>
      <w:marLeft w:val="0"/>
      <w:marRight w:val="0"/>
      <w:marTop w:val="0"/>
      <w:marBottom w:val="0"/>
      <w:divBdr>
        <w:top w:val="none" w:sz="0" w:space="0" w:color="auto"/>
        <w:left w:val="none" w:sz="0" w:space="0" w:color="auto"/>
        <w:bottom w:val="none" w:sz="0" w:space="0" w:color="auto"/>
        <w:right w:val="none" w:sz="0" w:space="0" w:color="auto"/>
      </w:divBdr>
    </w:div>
    <w:div w:id="899948939">
      <w:bodyDiv w:val="1"/>
      <w:marLeft w:val="0"/>
      <w:marRight w:val="0"/>
      <w:marTop w:val="0"/>
      <w:marBottom w:val="0"/>
      <w:divBdr>
        <w:top w:val="none" w:sz="0" w:space="0" w:color="auto"/>
        <w:left w:val="none" w:sz="0" w:space="0" w:color="auto"/>
        <w:bottom w:val="none" w:sz="0" w:space="0" w:color="auto"/>
        <w:right w:val="none" w:sz="0" w:space="0" w:color="auto"/>
      </w:divBdr>
    </w:div>
    <w:div w:id="930356302">
      <w:bodyDiv w:val="1"/>
      <w:marLeft w:val="0"/>
      <w:marRight w:val="0"/>
      <w:marTop w:val="0"/>
      <w:marBottom w:val="0"/>
      <w:divBdr>
        <w:top w:val="none" w:sz="0" w:space="0" w:color="auto"/>
        <w:left w:val="none" w:sz="0" w:space="0" w:color="auto"/>
        <w:bottom w:val="none" w:sz="0" w:space="0" w:color="auto"/>
        <w:right w:val="none" w:sz="0" w:space="0" w:color="auto"/>
      </w:divBdr>
    </w:div>
    <w:div w:id="959267470">
      <w:bodyDiv w:val="1"/>
      <w:marLeft w:val="0"/>
      <w:marRight w:val="0"/>
      <w:marTop w:val="0"/>
      <w:marBottom w:val="0"/>
      <w:divBdr>
        <w:top w:val="none" w:sz="0" w:space="0" w:color="auto"/>
        <w:left w:val="none" w:sz="0" w:space="0" w:color="auto"/>
        <w:bottom w:val="none" w:sz="0" w:space="0" w:color="auto"/>
        <w:right w:val="none" w:sz="0" w:space="0" w:color="auto"/>
      </w:divBdr>
      <w:divsChild>
        <w:div w:id="56946300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90614383">
      <w:bodyDiv w:val="1"/>
      <w:marLeft w:val="0"/>
      <w:marRight w:val="0"/>
      <w:marTop w:val="0"/>
      <w:marBottom w:val="0"/>
      <w:divBdr>
        <w:top w:val="none" w:sz="0" w:space="0" w:color="auto"/>
        <w:left w:val="none" w:sz="0" w:space="0" w:color="auto"/>
        <w:bottom w:val="none" w:sz="0" w:space="0" w:color="auto"/>
        <w:right w:val="none" w:sz="0" w:space="0" w:color="auto"/>
      </w:divBdr>
    </w:div>
    <w:div w:id="1143162868">
      <w:bodyDiv w:val="1"/>
      <w:marLeft w:val="0"/>
      <w:marRight w:val="0"/>
      <w:marTop w:val="0"/>
      <w:marBottom w:val="0"/>
      <w:divBdr>
        <w:top w:val="none" w:sz="0" w:space="0" w:color="auto"/>
        <w:left w:val="none" w:sz="0" w:space="0" w:color="auto"/>
        <w:bottom w:val="none" w:sz="0" w:space="0" w:color="auto"/>
        <w:right w:val="none" w:sz="0" w:space="0" w:color="auto"/>
      </w:divBdr>
    </w:div>
    <w:div w:id="1211457549">
      <w:bodyDiv w:val="1"/>
      <w:marLeft w:val="0"/>
      <w:marRight w:val="0"/>
      <w:marTop w:val="0"/>
      <w:marBottom w:val="0"/>
      <w:divBdr>
        <w:top w:val="none" w:sz="0" w:space="0" w:color="auto"/>
        <w:left w:val="none" w:sz="0" w:space="0" w:color="auto"/>
        <w:bottom w:val="none" w:sz="0" w:space="0" w:color="auto"/>
        <w:right w:val="none" w:sz="0" w:space="0" w:color="auto"/>
      </w:divBdr>
      <w:divsChild>
        <w:div w:id="103862204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65456857">
      <w:bodyDiv w:val="1"/>
      <w:marLeft w:val="0"/>
      <w:marRight w:val="0"/>
      <w:marTop w:val="0"/>
      <w:marBottom w:val="0"/>
      <w:divBdr>
        <w:top w:val="none" w:sz="0" w:space="0" w:color="auto"/>
        <w:left w:val="none" w:sz="0" w:space="0" w:color="auto"/>
        <w:bottom w:val="none" w:sz="0" w:space="0" w:color="auto"/>
        <w:right w:val="none" w:sz="0" w:space="0" w:color="auto"/>
      </w:divBdr>
    </w:div>
    <w:div w:id="1354310096">
      <w:bodyDiv w:val="1"/>
      <w:marLeft w:val="0"/>
      <w:marRight w:val="0"/>
      <w:marTop w:val="0"/>
      <w:marBottom w:val="0"/>
      <w:divBdr>
        <w:top w:val="none" w:sz="0" w:space="0" w:color="auto"/>
        <w:left w:val="none" w:sz="0" w:space="0" w:color="auto"/>
        <w:bottom w:val="none" w:sz="0" w:space="0" w:color="auto"/>
        <w:right w:val="none" w:sz="0" w:space="0" w:color="auto"/>
      </w:divBdr>
    </w:div>
    <w:div w:id="1364598232">
      <w:bodyDiv w:val="1"/>
      <w:marLeft w:val="0"/>
      <w:marRight w:val="0"/>
      <w:marTop w:val="0"/>
      <w:marBottom w:val="0"/>
      <w:divBdr>
        <w:top w:val="none" w:sz="0" w:space="0" w:color="auto"/>
        <w:left w:val="none" w:sz="0" w:space="0" w:color="auto"/>
        <w:bottom w:val="none" w:sz="0" w:space="0" w:color="auto"/>
        <w:right w:val="none" w:sz="0" w:space="0" w:color="auto"/>
      </w:divBdr>
    </w:div>
    <w:div w:id="1372612006">
      <w:bodyDiv w:val="1"/>
      <w:marLeft w:val="0"/>
      <w:marRight w:val="0"/>
      <w:marTop w:val="0"/>
      <w:marBottom w:val="0"/>
      <w:divBdr>
        <w:top w:val="none" w:sz="0" w:space="0" w:color="auto"/>
        <w:left w:val="none" w:sz="0" w:space="0" w:color="auto"/>
        <w:bottom w:val="none" w:sz="0" w:space="0" w:color="auto"/>
        <w:right w:val="none" w:sz="0" w:space="0" w:color="auto"/>
      </w:divBdr>
    </w:div>
    <w:div w:id="1409040167">
      <w:bodyDiv w:val="1"/>
      <w:marLeft w:val="0"/>
      <w:marRight w:val="0"/>
      <w:marTop w:val="0"/>
      <w:marBottom w:val="0"/>
      <w:divBdr>
        <w:top w:val="none" w:sz="0" w:space="0" w:color="auto"/>
        <w:left w:val="none" w:sz="0" w:space="0" w:color="auto"/>
        <w:bottom w:val="none" w:sz="0" w:space="0" w:color="auto"/>
        <w:right w:val="none" w:sz="0" w:space="0" w:color="auto"/>
      </w:divBdr>
    </w:div>
    <w:div w:id="1418475118">
      <w:bodyDiv w:val="1"/>
      <w:marLeft w:val="0"/>
      <w:marRight w:val="0"/>
      <w:marTop w:val="0"/>
      <w:marBottom w:val="0"/>
      <w:divBdr>
        <w:top w:val="none" w:sz="0" w:space="0" w:color="auto"/>
        <w:left w:val="none" w:sz="0" w:space="0" w:color="auto"/>
        <w:bottom w:val="none" w:sz="0" w:space="0" w:color="auto"/>
        <w:right w:val="none" w:sz="0" w:space="0" w:color="auto"/>
      </w:divBdr>
    </w:div>
    <w:div w:id="1663048595">
      <w:bodyDiv w:val="1"/>
      <w:marLeft w:val="0"/>
      <w:marRight w:val="0"/>
      <w:marTop w:val="0"/>
      <w:marBottom w:val="0"/>
      <w:divBdr>
        <w:top w:val="none" w:sz="0" w:space="0" w:color="auto"/>
        <w:left w:val="none" w:sz="0" w:space="0" w:color="auto"/>
        <w:bottom w:val="none" w:sz="0" w:space="0" w:color="auto"/>
        <w:right w:val="none" w:sz="0" w:space="0" w:color="auto"/>
      </w:divBdr>
      <w:divsChild>
        <w:div w:id="1513454646">
          <w:marLeft w:val="0"/>
          <w:marRight w:val="0"/>
          <w:marTop w:val="0"/>
          <w:marBottom w:val="0"/>
          <w:divBdr>
            <w:top w:val="none" w:sz="0" w:space="0" w:color="auto"/>
            <w:left w:val="none" w:sz="0" w:space="0" w:color="auto"/>
            <w:bottom w:val="none" w:sz="0" w:space="0" w:color="auto"/>
            <w:right w:val="none" w:sz="0" w:space="0" w:color="auto"/>
          </w:divBdr>
          <w:divsChild>
            <w:div w:id="1985043374">
              <w:marLeft w:val="0"/>
              <w:marRight w:val="0"/>
              <w:marTop w:val="0"/>
              <w:marBottom w:val="0"/>
              <w:divBdr>
                <w:top w:val="none" w:sz="0" w:space="0" w:color="auto"/>
                <w:left w:val="none" w:sz="0" w:space="0" w:color="auto"/>
                <w:bottom w:val="none" w:sz="0" w:space="0" w:color="auto"/>
                <w:right w:val="none" w:sz="0" w:space="0" w:color="auto"/>
              </w:divBdr>
            </w:div>
            <w:div w:id="1040714882">
              <w:marLeft w:val="0"/>
              <w:marRight w:val="0"/>
              <w:marTop w:val="0"/>
              <w:marBottom w:val="0"/>
              <w:divBdr>
                <w:top w:val="none" w:sz="0" w:space="0" w:color="auto"/>
                <w:left w:val="none" w:sz="0" w:space="0" w:color="auto"/>
                <w:bottom w:val="none" w:sz="0" w:space="0" w:color="auto"/>
                <w:right w:val="none" w:sz="0" w:space="0" w:color="auto"/>
              </w:divBdr>
            </w:div>
            <w:div w:id="1947804030">
              <w:marLeft w:val="0"/>
              <w:marRight w:val="0"/>
              <w:marTop w:val="0"/>
              <w:marBottom w:val="0"/>
              <w:divBdr>
                <w:top w:val="none" w:sz="0" w:space="0" w:color="auto"/>
                <w:left w:val="none" w:sz="0" w:space="0" w:color="auto"/>
                <w:bottom w:val="none" w:sz="0" w:space="0" w:color="auto"/>
                <w:right w:val="none" w:sz="0" w:space="0" w:color="auto"/>
              </w:divBdr>
            </w:div>
            <w:div w:id="1695185466">
              <w:marLeft w:val="0"/>
              <w:marRight w:val="0"/>
              <w:marTop w:val="0"/>
              <w:marBottom w:val="0"/>
              <w:divBdr>
                <w:top w:val="none" w:sz="0" w:space="0" w:color="auto"/>
                <w:left w:val="none" w:sz="0" w:space="0" w:color="auto"/>
                <w:bottom w:val="none" w:sz="0" w:space="0" w:color="auto"/>
                <w:right w:val="none" w:sz="0" w:space="0" w:color="auto"/>
              </w:divBdr>
            </w:div>
            <w:div w:id="531068261">
              <w:marLeft w:val="0"/>
              <w:marRight w:val="0"/>
              <w:marTop w:val="0"/>
              <w:marBottom w:val="0"/>
              <w:divBdr>
                <w:top w:val="none" w:sz="0" w:space="0" w:color="auto"/>
                <w:left w:val="none" w:sz="0" w:space="0" w:color="auto"/>
                <w:bottom w:val="none" w:sz="0" w:space="0" w:color="auto"/>
                <w:right w:val="none" w:sz="0" w:space="0" w:color="auto"/>
              </w:divBdr>
            </w:div>
            <w:div w:id="1388992502">
              <w:marLeft w:val="0"/>
              <w:marRight w:val="0"/>
              <w:marTop w:val="0"/>
              <w:marBottom w:val="0"/>
              <w:divBdr>
                <w:top w:val="none" w:sz="0" w:space="0" w:color="auto"/>
                <w:left w:val="none" w:sz="0" w:space="0" w:color="auto"/>
                <w:bottom w:val="none" w:sz="0" w:space="0" w:color="auto"/>
                <w:right w:val="none" w:sz="0" w:space="0" w:color="auto"/>
              </w:divBdr>
            </w:div>
            <w:div w:id="410466310">
              <w:marLeft w:val="0"/>
              <w:marRight w:val="0"/>
              <w:marTop w:val="0"/>
              <w:marBottom w:val="0"/>
              <w:divBdr>
                <w:top w:val="none" w:sz="0" w:space="0" w:color="auto"/>
                <w:left w:val="none" w:sz="0" w:space="0" w:color="auto"/>
                <w:bottom w:val="none" w:sz="0" w:space="0" w:color="auto"/>
                <w:right w:val="none" w:sz="0" w:space="0" w:color="auto"/>
              </w:divBdr>
            </w:div>
            <w:div w:id="1525092952">
              <w:marLeft w:val="0"/>
              <w:marRight w:val="0"/>
              <w:marTop w:val="0"/>
              <w:marBottom w:val="0"/>
              <w:divBdr>
                <w:top w:val="none" w:sz="0" w:space="0" w:color="auto"/>
                <w:left w:val="none" w:sz="0" w:space="0" w:color="auto"/>
                <w:bottom w:val="none" w:sz="0" w:space="0" w:color="auto"/>
                <w:right w:val="none" w:sz="0" w:space="0" w:color="auto"/>
              </w:divBdr>
            </w:div>
            <w:div w:id="1420105280">
              <w:marLeft w:val="0"/>
              <w:marRight w:val="0"/>
              <w:marTop w:val="0"/>
              <w:marBottom w:val="0"/>
              <w:divBdr>
                <w:top w:val="none" w:sz="0" w:space="0" w:color="auto"/>
                <w:left w:val="none" w:sz="0" w:space="0" w:color="auto"/>
                <w:bottom w:val="none" w:sz="0" w:space="0" w:color="auto"/>
                <w:right w:val="none" w:sz="0" w:space="0" w:color="auto"/>
              </w:divBdr>
            </w:div>
            <w:div w:id="280962614">
              <w:marLeft w:val="0"/>
              <w:marRight w:val="0"/>
              <w:marTop w:val="0"/>
              <w:marBottom w:val="0"/>
              <w:divBdr>
                <w:top w:val="none" w:sz="0" w:space="0" w:color="auto"/>
                <w:left w:val="none" w:sz="0" w:space="0" w:color="auto"/>
                <w:bottom w:val="none" w:sz="0" w:space="0" w:color="auto"/>
                <w:right w:val="none" w:sz="0" w:space="0" w:color="auto"/>
              </w:divBdr>
            </w:div>
            <w:div w:id="1726489796">
              <w:marLeft w:val="0"/>
              <w:marRight w:val="0"/>
              <w:marTop w:val="0"/>
              <w:marBottom w:val="0"/>
              <w:divBdr>
                <w:top w:val="none" w:sz="0" w:space="0" w:color="auto"/>
                <w:left w:val="none" w:sz="0" w:space="0" w:color="auto"/>
                <w:bottom w:val="none" w:sz="0" w:space="0" w:color="auto"/>
                <w:right w:val="none" w:sz="0" w:space="0" w:color="auto"/>
              </w:divBdr>
            </w:div>
            <w:div w:id="356857720">
              <w:marLeft w:val="0"/>
              <w:marRight w:val="0"/>
              <w:marTop w:val="0"/>
              <w:marBottom w:val="0"/>
              <w:divBdr>
                <w:top w:val="none" w:sz="0" w:space="0" w:color="auto"/>
                <w:left w:val="none" w:sz="0" w:space="0" w:color="auto"/>
                <w:bottom w:val="none" w:sz="0" w:space="0" w:color="auto"/>
                <w:right w:val="none" w:sz="0" w:space="0" w:color="auto"/>
              </w:divBdr>
            </w:div>
            <w:div w:id="273366483">
              <w:marLeft w:val="0"/>
              <w:marRight w:val="0"/>
              <w:marTop w:val="0"/>
              <w:marBottom w:val="0"/>
              <w:divBdr>
                <w:top w:val="none" w:sz="0" w:space="0" w:color="auto"/>
                <w:left w:val="none" w:sz="0" w:space="0" w:color="auto"/>
                <w:bottom w:val="none" w:sz="0" w:space="0" w:color="auto"/>
                <w:right w:val="none" w:sz="0" w:space="0" w:color="auto"/>
              </w:divBdr>
            </w:div>
            <w:div w:id="1954288019">
              <w:marLeft w:val="0"/>
              <w:marRight w:val="0"/>
              <w:marTop w:val="0"/>
              <w:marBottom w:val="0"/>
              <w:divBdr>
                <w:top w:val="none" w:sz="0" w:space="0" w:color="auto"/>
                <w:left w:val="none" w:sz="0" w:space="0" w:color="auto"/>
                <w:bottom w:val="none" w:sz="0" w:space="0" w:color="auto"/>
                <w:right w:val="none" w:sz="0" w:space="0" w:color="auto"/>
              </w:divBdr>
            </w:div>
            <w:div w:id="1005597240">
              <w:marLeft w:val="0"/>
              <w:marRight w:val="0"/>
              <w:marTop w:val="0"/>
              <w:marBottom w:val="0"/>
              <w:divBdr>
                <w:top w:val="none" w:sz="0" w:space="0" w:color="auto"/>
                <w:left w:val="none" w:sz="0" w:space="0" w:color="auto"/>
                <w:bottom w:val="none" w:sz="0" w:space="0" w:color="auto"/>
                <w:right w:val="none" w:sz="0" w:space="0" w:color="auto"/>
              </w:divBdr>
            </w:div>
            <w:div w:id="360981925">
              <w:marLeft w:val="0"/>
              <w:marRight w:val="0"/>
              <w:marTop w:val="0"/>
              <w:marBottom w:val="0"/>
              <w:divBdr>
                <w:top w:val="none" w:sz="0" w:space="0" w:color="auto"/>
                <w:left w:val="none" w:sz="0" w:space="0" w:color="auto"/>
                <w:bottom w:val="none" w:sz="0" w:space="0" w:color="auto"/>
                <w:right w:val="none" w:sz="0" w:space="0" w:color="auto"/>
              </w:divBdr>
            </w:div>
            <w:div w:id="813565707">
              <w:marLeft w:val="0"/>
              <w:marRight w:val="0"/>
              <w:marTop w:val="0"/>
              <w:marBottom w:val="0"/>
              <w:divBdr>
                <w:top w:val="none" w:sz="0" w:space="0" w:color="auto"/>
                <w:left w:val="none" w:sz="0" w:space="0" w:color="auto"/>
                <w:bottom w:val="none" w:sz="0" w:space="0" w:color="auto"/>
                <w:right w:val="none" w:sz="0" w:space="0" w:color="auto"/>
              </w:divBdr>
            </w:div>
            <w:div w:id="1154492412">
              <w:marLeft w:val="0"/>
              <w:marRight w:val="0"/>
              <w:marTop w:val="0"/>
              <w:marBottom w:val="0"/>
              <w:divBdr>
                <w:top w:val="none" w:sz="0" w:space="0" w:color="auto"/>
                <w:left w:val="none" w:sz="0" w:space="0" w:color="auto"/>
                <w:bottom w:val="none" w:sz="0" w:space="0" w:color="auto"/>
                <w:right w:val="none" w:sz="0" w:space="0" w:color="auto"/>
              </w:divBdr>
            </w:div>
            <w:div w:id="1899778534">
              <w:marLeft w:val="0"/>
              <w:marRight w:val="0"/>
              <w:marTop w:val="0"/>
              <w:marBottom w:val="0"/>
              <w:divBdr>
                <w:top w:val="none" w:sz="0" w:space="0" w:color="auto"/>
                <w:left w:val="none" w:sz="0" w:space="0" w:color="auto"/>
                <w:bottom w:val="none" w:sz="0" w:space="0" w:color="auto"/>
                <w:right w:val="none" w:sz="0" w:space="0" w:color="auto"/>
              </w:divBdr>
            </w:div>
            <w:div w:id="1924416083">
              <w:marLeft w:val="0"/>
              <w:marRight w:val="0"/>
              <w:marTop w:val="0"/>
              <w:marBottom w:val="0"/>
              <w:divBdr>
                <w:top w:val="none" w:sz="0" w:space="0" w:color="auto"/>
                <w:left w:val="none" w:sz="0" w:space="0" w:color="auto"/>
                <w:bottom w:val="none" w:sz="0" w:space="0" w:color="auto"/>
                <w:right w:val="none" w:sz="0" w:space="0" w:color="auto"/>
              </w:divBdr>
            </w:div>
            <w:div w:id="100996734">
              <w:marLeft w:val="0"/>
              <w:marRight w:val="0"/>
              <w:marTop w:val="0"/>
              <w:marBottom w:val="0"/>
              <w:divBdr>
                <w:top w:val="none" w:sz="0" w:space="0" w:color="auto"/>
                <w:left w:val="none" w:sz="0" w:space="0" w:color="auto"/>
                <w:bottom w:val="none" w:sz="0" w:space="0" w:color="auto"/>
                <w:right w:val="none" w:sz="0" w:space="0" w:color="auto"/>
              </w:divBdr>
            </w:div>
            <w:div w:id="1588806481">
              <w:marLeft w:val="0"/>
              <w:marRight w:val="0"/>
              <w:marTop w:val="0"/>
              <w:marBottom w:val="0"/>
              <w:divBdr>
                <w:top w:val="none" w:sz="0" w:space="0" w:color="auto"/>
                <w:left w:val="none" w:sz="0" w:space="0" w:color="auto"/>
                <w:bottom w:val="none" w:sz="0" w:space="0" w:color="auto"/>
                <w:right w:val="none" w:sz="0" w:space="0" w:color="auto"/>
              </w:divBdr>
            </w:div>
            <w:div w:id="620188315">
              <w:marLeft w:val="0"/>
              <w:marRight w:val="0"/>
              <w:marTop w:val="0"/>
              <w:marBottom w:val="0"/>
              <w:divBdr>
                <w:top w:val="none" w:sz="0" w:space="0" w:color="auto"/>
                <w:left w:val="none" w:sz="0" w:space="0" w:color="auto"/>
                <w:bottom w:val="none" w:sz="0" w:space="0" w:color="auto"/>
                <w:right w:val="none" w:sz="0" w:space="0" w:color="auto"/>
              </w:divBdr>
            </w:div>
            <w:div w:id="596641675">
              <w:marLeft w:val="0"/>
              <w:marRight w:val="0"/>
              <w:marTop w:val="0"/>
              <w:marBottom w:val="0"/>
              <w:divBdr>
                <w:top w:val="none" w:sz="0" w:space="0" w:color="auto"/>
                <w:left w:val="none" w:sz="0" w:space="0" w:color="auto"/>
                <w:bottom w:val="none" w:sz="0" w:space="0" w:color="auto"/>
                <w:right w:val="none" w:sz="0" w:space="0" w:color="auto"/>
              </w:divBdr>
            </w:div>
            <w:div w:id="1540585794">
              <w:marLeft w:val="0"/>
              <w:marRight w:val="0"/>
              <w:marTop w:val="0"/>
              <w:marBottom w:val="0"/>
              <w:divBdr>
                <w:top w:val="none" w:sz="0" w:space="0" w:color="auto"/>
                <w:left w:val="none" w:sz="0" w:space="0" w:color="auto"/>
                <w:bottom w:val="none" w:sz="0" w:space="0" w:color="auto"/>
                <w:right w:val="none" w:sz="0" w:space="0" w:color="auto"/>
              </w:divBdr>
            </w:div>
            <w:div w:id="44644865">
              <w:marLeft w:val="0"/>
              <w:marRight w:val="0"/>
              <w:marTop w:val="0"/>
              <w:marBottom w:val="0"/>
              <w:divBdr>
                <w:top w:val="none" w:sz="0" w:space="0" w:color="auto"/>
                <w:left w:val="none" w:sz="0" w:space="0" w:color="auto"/>
                <w:bottom w:val="none" w:sz="0" w:space="0" w:color="auto"/>
                <w:right w:val="none" w:sz="0" w:space="0" w:color="auto"/>
              </w:divBdr>
            </w:div>
            <w:div w:id="1396010427">
              <w:marLeft w:val="0"/>
              <w:marRight w:val="0"/>
              <w:marTop w:val="0"/>
              <w:marBottom w:val="0"/>
              <w:divBdr>
                <w:top w:val="none" w:sz="0" w:space="0" w:color="auto"/>
                <w:left w:val="none" w:sz="0" w:space="0" w:color="auto"/>
                <w:bottom w:val="none" w:sz="0" w:space="0" w:color="auto"/>
                <w:right w:val="none" w:sz="0" w:space="0" w:color="auto"/>
              </w:divBdr>
            </w:div>
            <w:div w:id="1247493731">
              <w:marLeft w:val="0"/>
              <w:marRight w:val="0"/>
              <w:marTop w:val="0"/>
              <w:marBottom w:val="0"/>
              <w:divBdr>
                <w:top w:val="none" w:sz="0" w:space="0" w:color="auto"/>
                <w:left w:val="none" w:sz="0" w:space="0" w:color="auto"/>
                <w:bottom w:val="none" w:sz="0" w:space="0" w:color="auto"/>
                <w:right w:val="none" w:sz="0" w:space="0" w:color="auto"/>
              </w:divBdr>
            </w:div>
            <w:div w:id="77479628">
              <w:marLeft w:val="0"/>
              <w:marRight w:val="0"/>
              <w:marTop w:val="0"/>
              <w:marBottom w:val="0"/>
              <w:divBdr>
                <w:top w:val="none" w:sz="0" w:space="0" w:color="auto"/>
                <w:left w:val="none" w:sz="0" w:space="0" w:color="auto"/>
                <w:bottom w:val="none" w:sz="0" w:space="0" w:color="auto"/>
                <w:right w:val="none" w:sz="0" w:space="0" w:color="auto"/>
              </w:divBdr>
            </w:div>
            <w:div w:id="1158502329">
              <w:marLeft w:val="0"/>
              <w:marRight w:val="0"/>
              <w:marTop w:val="0"/>
              <w:marBottom w:val="0"/>
              <w:divBdr>
                <w:top w:val="none" w:sz="0" w:space="0" w:color="auto"/>
                <w:left w:val="none" w:sz="0" w:space="0" w:color="auto"/>
                <w:bottom w:val="none" w:sz="0" w:space="0" w:color="auto"/>
                <w:right w:val="none" w:sz="0" w:space="0" w:color="auto"/>
              </w:divBdr>
            </w:div>
            <w:div w:id="116225018">
              <w:marLeft w:val="0"/>
              <w:marRight w:val="0"/>
              <w:marTop w:val="0"/>
              <w:marBottom w:val="0"/>
              <w:divBdr>
                <w:top w:val="none" w:sz="0" w:space="0" w:color="auto"/>
                <w:left w:val="none" w:sz="0" w:space="0" w:color="auto"/>
                <w:bottom w:val="none" w:sz="0" w:space="0" w:color="auto"/>
                <w:right w:val="none" w:sz="0" w:space="0" w:color="auto"/>
              </w:divBdr>
            </w:div>
            <w:div w:id="1771118558">
              <w:marLeft w:val="0"/>
              <w:marRight w:val="0"/>
              <w:marTop w:val="0"/>
              <w:marBottom w:val="0"/>
              <w:divBdr>
                <w:top w:val="none" w:sz="0" w:space="0" w:color="auto"/>
                <w:left w:val="none" w:sz="0" w:space="0" w:color="auto"/>
                <w:bottom w:val="none" w:sz="0" w:space="0" w:color="auto"/>
                <w:right w:val="none" w:sz="0" w:space="0" w:color="auto"/>
              </w:divBdr>
            </w:div>
            <w:div w:id="687366888">
              <w:marLeft w:val="0"/>
              <w:marRight w:val="0"/>
              <w:marTop w:val="0"/>
              <w:marBottom w:val="0"/>
              <w:divBdr>
                <w:top w:val="none" w:sz="0" w:space="0" w:color="auto"/>
                <w:left w:val="none" w:sz="0" w:space="0" w:color="auto"/>
                <w:bottom w:val="none" w:sz="0" w:space="0" w:color="auto"/>
                <w:right w:val="none" w:sz="0" w:space="0" w:color="auto"/>
              </w:divBdr>
            </w:div>
            <w:div w:id="2058896433">
              <w:marLeft w:val="0"/>
              <w:marRight w:val="0"/>
              <w:marTop w:val="0"/>
              <w:marBottom w:val="0"/>
              <w:divBdr>
                <w:top w:val="none" w:sz="0" w:space="0" w:color="auto"/>
                <w:left w:val="none" w:sz="0" w:space="0" w:color="auto"/>
                <w:bottom w:val="none" w:sz="0" w:space="0" w:color="auto"/>
                <w:right w:val="none" w:sz="0" w:space="0" w:color="auto"/>
              </w:divBdr>
            </w:div>
            <w:div w:id="772046144">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257466">
              <w:marLeft w:val="0"/>
              <w:marRight w:val="0"/>
              <w:marTop w:val="0"/>
              <w:marBottom w:val="0"/>
              <w:divBdr>
                <w:top w:val="none" w:sz="0" w:space="0" w:color="auto"/>
                <w:left w:val="none" w:sz="0" w:space="0" w:color="auto"/>
                <w:bottom w:val="none" w:sz="0" w:space="0" w:color="auto"/>
                <w:right w:val="none" w:sz="0" w:space="0" w:color="auto"/>
              </w:divBdr>
            </w:div>
            <w:div w:id="1875652411">
              <w:marLeft w:val="0"/>
              <w:marRight w:val="0"/>
              <w:marTop w:val="0"/>
              <w:marBottom w:val="0"/>
              <w:divBdr>
                <w:top w:val="none" w:sz="0" w:space="0" w:color="auto"/>
                <w:left w:val="none" w:sz="0" w:space="0" w:color="auto"/>
                <w:bottom w:val="none" w:sz="0" w:space="0" w:color="auto"/>
                <w:right w:val="none" w:sz="0" w:space="0" w:color="auto"/>
              </w:divBdr>
            </w:div>
            <w:div w:id="2015304274">
              <w:marLeft w:val="0"/>
              <w:marRight w:val="0"/>
              <w:marTop w:val="0"/>
              <w:marBottom w:val="0"/>
              <w:divBdr>
                <w:top w:val="none" w:sz="0" w:space="0" w:color="auto"/>
                <w:left w:val="none" w:sz="0" w:space="0" w:color="auto"/>
                <w:bottom w:val="none" w:sz="0" w:space="0" w:color="auto"/>
                <w:right w:val="none" w:sz="0" w:space="0" w:color="auto"/>
              </w:divBdr>
            </w:div>
            <w:div w:id="1149983453">
              <w:marLeft w:val="0"/>
              <w:marRight w:val="0"/>
              <w:marTop w:val="0"/>
              <w:marBottom w:val="0"/>
              <w:divBdr>
                <w:top w:val="none" w:sz="0" w:space="0" w:color="auto"/>
                <w:left w:val="none" w:sz="0" w:space="0" w:color="auto"/>
                <w:bottom w:val="none" w:sz="0" w:space="0" w:color="auto"/>
                <w:right w:val="none" w:sz="0" w:space="0" w:color="auto"/>
              </w:divBdr>
            </w:div>
            <w:div w:id="94904847">
              <w:marLeft w:val="0"/>
              <w:marRight w:val="0"/>
              <w:marTop w:val="0"/>
              <w:marBottom w:val="0"/>
              <w:divBdr>
                <w:top w:val="none" w:sz="0" w:space="0" w:color="auto"/>
                <w:left w:val="none" w:sz="0" w:space="0" w:color="auto"/>
                <w:bottom w:val="none" w:sz="0" w:space="0" w:color="auto"/>
                <w:right w:val="none" w:sz="0" w:space="0" w:color="auto"/>
              </w:divBdr>
            </w:div>
            <w:div w:id="1011108267">
              <w:marLeft w:val="0"/>
              <w:marRight w:val="0"/>
              <w:marTop w:val="0"/>
              <w:marBottom w:val="0"/>
              <w:divBdr>
                <w:top w:val="none" w:sz="0" w:space="0" w:color="auto"/>
                <w:left w:val="none" w:sz="0" w:space="0" w:color="auto"/>
                <w:bottom w:val="none" w:sz="0" w:space="0" w:color="auto"/>
                <w:right w:val="none" w:sz="0" w:space="0" w:color="auto"/>
              </w:divBdr>
            </w:div>
            <w:div w:id="811825944">
              <w:marLeft w:val="0"/>
              <w:marRight w:val="0"/>
              <w:marTop w:val="0"/>
              <w:marBottom w:val="0"/>
              <w:divBdr>
                <w:top w:val="none" w:sz="0" w:space="0" w:color="auto"/>
                <w:left w:val="none" w:sz="0" w:space="0" w:color="auto"/>
                <w:bottom w:val="none" w:sz="0" w:space="0" w:color="auto"/>
                <w:right w:val="none" w:sz="0" w:space="0" w:color="auto"/>
              </w:divBdr>
            </w:div>
            <w:div w:id="1938051063">
              <w:marLeft w:val="0"/>
              <w:marRight w:val="0"/>
              <w:marTop w:val="0"/>
              <w:marBottom w:val="0"/>
              <w:divBdr>
                <w:top w:val="none" w:sz="0" w:space="0" w:color="auto"/>
                <w:left w:val="none" w:sz="0" w:space="0" w:color="auto"/>
                <w:bottom w:val="none" w:sz="0" w:space="0" w:color="auto"/>
                <w:right w:val="none" w:sz="0" w:space="0" w:color="auto"/>
              </w:divBdr>
            </w:div>
            <w:div w:id="1734573888">
              <w:marLeft w:val="0"/>
              <w:marRight w:val="0"/>
              <w:marTop w:val="0"/>
              <w:marBottom w:val="0"/>
              <w:divBdr>
                <w:top w:val="none" w:sz="0" w:space="0" w:color="auto"/>
                <w:left w:val="none" w:sz="0" w:space="0" w:color="auto"/>
                <w:bottom w:val="none" w:sz="0" w:space="0" w:color="auto"/>
                <w:right w:val="none" w:sz="0" w:space="0" w:color="auto"/>
              </w:divBdr>
            </w:div>
            <w:div w:id="1783383628">
              <w:marLeft w:val="0"/>
              <w:marRight w:val="0"/>
              <w:marTop w:val="0"/>
              <w:marBottom w:val="0"/>
              <w:divBdr>
                <w:top w:val="none" w:sz="0" w:space="0" w:color="auto"/>
                <w:left w:val="none" w:sz="0" w:space="0" w:color="auto"/>
                <w:bottom w:val="none" w:sz="0" w:space="0" w:color="auto"/>
                <w:right w:val="none" w:sz="0" w:space="0" w:color="auto"/>
              </w:divBdr>
            </w:div>
            <w:div w:id="1826359774">
              <w:marLeft w:val="0"/>
              <w:marRight w:val="0"/>
              <w:marTop w:val="0"/>
              <w:marBottom w:val="0"/>
              <w:divBdr>
                <w:top w:val="none" w:sz="0" w:space="0" w:color="auto"/>
                <w:left w:val="none" w:sz="0" w:space="0" w:color="auto"/>
                <w:bottom w:val="none" w:sz="0" w:space="0" w:color="auto"/>
                <w:right w:val="none" w:sz="0" w:space="0" w:color="auto"/>
              </w:divBdr>
            </w:div>
            <w:div w:id="494959862">
              <w:marLeft w:val="0"/>
              <w:marRight w:val="0"/>
              <w:marTop w:val="0"/>
              <w:marBottom w:val="0"/>
              <w:divBdr>
                <w:top w:val="none" w:sz="0" w:space="0" w:color="auto"/>
                <w:left w:val="none" w:sz="0" w:space="0" w:color="auto"/>
                <w:bottom w:val="none" w:sz="0" w:space="0" w:color="auto"/>
                <w:right w:val="none" w:sz="0" w:space="0" w:color="auto"/>
              </w:divBdr>
            </w:div>
            <w:div w:id="211961600">
              <w:marLeft w:val="0"/>
              <w:marRight w:val="0"/>
              <w:marTop w:val="0"/>
              <w:marBottom w:val="0"/>
              <w:divBdr>
                <w:top w:val="none" w:sz="0" w:space="0" w:color="auto"/>
                <w:left w:val="none" w:sz="0" w:space="0" w:color="auto"/>
                <w:bottom w:val="none" w:sz="0" w:space="0" w:color="auto"/>
                <w:right w:val="none" w:sz="0" w:space="0" w:color="auto"/>
              </w:divBdr>
            </w:div>
            <w:div w:id="1509828882">
              <w:marLeft w:val="0"/>
              <w:marRight w:val="0"/>
              <w:marTop w:val="0"/>
              <w:marBottom w:val="0"/>
              <w:divBdr>
                <w:top w:val="none" w:sz="0" w:space="0" w:color="auto"/>
                <w:left w:val="none" w:sz="0" w:space="0" w:color="auto"/>
                <w:bottom w:val="none" w:sz="0" w:space="0" w:color="auto"/>
                <w:right w:val="none" w:sz="0" w:space="0" w:color="auto"/>
              </w:divBdr>
            </w:div>
            <w:div w:id="1043210734">
              <w:marLeft w:val="0"/>
              <w:marRight w:val="0"/>
              <w:marTop w:val="0"/>
              <w:marBottom w:val="0"/>
              <w:divBdr>
                <w:top w:val="none" w:sz="0" w:space="0" w:color="auto"/>
                <w:left w:val="none" w:sz="0" w:space="0" w:color="auto"/>
                <w:bottom w:val="none" w:sz="0" w:space="0" w:color="auto"/>
                <w:right w:val="none" w:sz="0" w:space="0" w:color="auto"/>
              </w:divBdr>
            </w:div>
            <w:div w:id="757094780">
              <w:marLeft w:val="0"/>
              <w:marRight w:val="0"/>
              <w:marTop w:val="0"/>
              <w:marBottom w:val="0"/>
              <w:divBdr>
                <w:top w:val="none" w:sz="0" w:space="0" w:color="auto"/>
                <w:left w:val="none" w:sz="0" w:space="0" w:color="auto"/>
                <w:bottom w:val="none" w:sz="0" w:space="0" w:color="auto"/>
                <w:right w:val="none" w:sz="0" w:space="0" w:color="auto"/>
              </w:divBdr>
            </w:div>
            <w:div w:id="182715079">
              <w:marLeft w:val="0"/>
              <w:marRight w:val="0"/>
              <w:marTop w:val="0"/>
              <w:marBottom w:val="0"/>
              <w:divBdr>
                <w:top w:val="none" w:sz="0" w:space="0" w:color="auto"/>
                <w:left w:val="none" w:sz="0" w:space="0" w:color="auto"/>
                <w:bottom w:val="none" w:sz="0" w:space="0" w:color="auto"/>
                <w:right w:val="none" w:sz="0" w:space="0" w:color="auto"/>
              </w:divBdr>
            </w:div>
            <w:div w:id="258947426">
              <w:marLeft w:val="0"/>
              <w:marRight w:val="0"/>
              <w:marTop w:val="0"/>
              <w:marBottom w:val="0"/>
              <w:divBdr>
                <w:top w:val="none" w:sz="0" w:space="0" w:color="auto"/>
                <w:left w:val="none" w:sz="0" w:space="0" w:color="auto"/>
                <w:bottom w:val="none" w:sz="0" w:space="0" w:color="auto"/>
                <w:right w:val="none" w:sz="0" w:space="0" w:color="auto"/>
              </w:divBdr>
            </w:div>
            <w:div w:id="251547499">
              <w:marLeft w:val="0"/>
              <w:marRight w:val="0"/>
              <w:marTop w:val="0"/>
              <w:marBottom w:val="0"/>
              <w:divBdr>
                <w:top w:val="none" w:sz="0" w:space="0" w:color="auto"/>
                <w:left w:val="none" w:sz="0" w:space="0" w:color="auto"/>
                <w:bottom w:val="none" w:sz="0" w:space="0" w:color="auto"/>
                <w:right w:val="none" w:sz="0" w:space="0" w:color="auto"/>
              </w:divBdr>
            </w:div>
            <w:div w:id="1294288705">
              <w:marLeft w:val="0"/>
              <w:marRight w:val="0"/>
              <w:marTop w:val="0"/>
              <w:marBottom w:val="0"/>
              <w:divBdr>
                <w:top w:val="none" w:sz="0" w:space="0" w:color="auto"/>
                <w:left w:val="none" w:sz="0" w:space="0" w:color="auto"/>
                <w:bottom w:val="none" w:sz="0" w:space="0" w:color="auto"/>
                <w:right w:val="none" w:sz="0" w:space="0" w:color="auto"/>
              </w:divBdr>
            </w:div>
            <w:div w:id="913781783">
              <w:marLeft w:val="0"/>
              <w:marRight w:val="0"/>
              <w:marTop w:val="0"/>
              <w:marBottom w:val="0"/>
              <w:divBdr>
                <w:top w:val="none" w:sz="0" w:space="0" w:color="auto"/>
                <w:left w:val="none" w:sz="0" w:space="0" w:color="auto"/>
                <w:bottom w:val="none" w:sz="0" w:space="0" w:color="auto"/>
                <w:right w:val="none" w:sz="0" w:space="0" w:color="auto"/>
              </w:divBdr>
            </w:div>
            <w:div w:id="1868062247">
              <w:marLeft w:val="0"/>
              <w:marRight w:val="0"/>
              <w:marTop w:val="0"/>
              <w:marBottom w:val="0"/>
              <w:divBdr>
                <w:top w:val="none" w:sz="0" w:space="0" w:color="auto"/>
                <w:left w:val="none" w:sz="0" w:space="0" w:color="auto"/>
                <w:bottom w:val="none" w:sz="0" w:space="0" w:color="auto"/>
                <w:right w:val="none" w:sz="0" w:space="0" w:color="auto"/>
              </w:divBdr>
            </w:div>
            <w:div w:id="457186893">
              <w:marLeft w:val="0"/>
              <w:marRight w:val="0"/>
              <w:marTop w:val="0"/>
              <w:marBottom w:val="0"/>
              <w:divBdr>
                <w:top w:val="none" w:sz="0" w:space="0" w:color="auto"/>
                <w:left w:val="none" w:sz="0" w:space="0" w:color="auto"/>
                <w:bottom w:val="none" w:sz="0" w:space="0" w:color="auto"/>
                <w:right w:val="none" w:sz="0" w:space="0" w:color="auto"/>
              </w:divBdr>
            </w:div>
            <w:div w:id="1875845183">
              <w:marLeft w:val="0"/>
              <w:marRight w:val="0"/>
              <w:marTop w:val="0"/>
              <w:marBottom w:val="0"/>
              <w:divBdr>
                <w:top w:val="none" w:sz="0" w:space="0" w:color="auto"/>
                <w:left w:val="none" w:sz="0" w:space="0" w:color="auto"/>
                <w:bottom w:val="none" w:sz="0" w:space="0" w:color="auto"/>
                <w:right w:val="none" w:sz="0" w:space="0" w:color="auto"/>
              </w:divBdr>
            </w:div>
            <w:div w:id="639192805">
              <w:marLeft w:val="0"/>
              <w:marRight w:val="0"/>
              <w:marTop w:val="0"/>
              <w:marBottom w:val="0"/>
              <w:divBdr>
                <w:top w:val="none" w:sz="0" w:space="0" w:color="auto"/>
                <w:left w:val="none" w:sz="0" w:space="0" w:color="auto"/>
                <w:bottom w:val="none" w:sz="0" w:space="0" w:color="auto"/>
                <w:right w:val="none" w:sz="0" w:space="0" w:color="auto"/>
              </w:divBdr>
            </w:div>
            <w:div w:id="1260599020">
              <w:marLeft w:val="0"/>
              <w:marRight w:val="0"/>
              <w:marTop w:val="0"/>
              <w:marBottom w:val="0"/>
              <w:divBdr>
                <w:top w:val="none" w:sz="0" w:space="0" w:color="auto"/>
                <w:left w:val="none" w:sz="0" w:space="0" w:color="auto"/>
                <w:bottom w:val="none" w:sz="0" w:space="0" w:color="auto"/>
                <w:right w:val="none" w:sz="0" w:space="0" w:color="auto"/>
              </w:divBdr>
            </w:div>
            <w:div w:id="327441231">
              <w:marLeft w:val="0"/>
              <w:marRight w:val="0"/>
              <w:marTop w:val="0"/>
              <w:marBottom w:val="0"/>
              <w:divBdr>
                <w:top w:val="none" w:sz="0" w:space="0" w:color="auto"/>
                <w:left w:val="none" w:sz="0" w:space="0" w:color="auto"/>
                <w:bottom w:val="none" w:sz="0" w:space="0" w:color="auto"/>
                <w:right w:val="none" w:sz="0" w:space="0" w:color="auto"/>
              </w:divBdr>
            </w:div>
            <w:div w:id="7682625">
              <w:marLeft w:val="0"/>
              <w:marRight w:val="0"/>
              <w:marTop w:val="0"/>
              <w:marBottom w:val="0"/>
              <w:divBdr>
                <w:top w:val="none" w:sz="0" w:space="0" w:color="auto"/>
                <w:left w:val="none" w:sz="0" w:space="0" w:color="auto"/>
                <w:bottom w:val="none" w:sz="0" w:space="0" w:color="auto"/>
                <w:right w:val="none" w:sz="0" w:space="0" w:color="auto"/>
              </w:divBdr>
            </w:div>
            <w:div w:id="1976907387">
              <w:marLeft w:val="0"/>
              <w:marRight w:val="0"/>
              <w:marTop w:val="0"/>
              <w:marBottom w:val="0"/>
              <w:divBdr>
                <w:top w:val="none" w:sz="0" w:space="0" w:color="auto"/>
                <w:left w:val="none" w:sz="0" w:space="0" w:color="auto"/>
                <w:bottom w:val="none" w:sz="0" w:space="0" w:color="auto"/>
                <w:right w:val="none" w:sz="0" w:space="0" w:color="auto"/>
              </w:divBdr>
            </w:div>
            <w:div w:id="615255548">
              <w:marLeft w:val="0"/>
              <w:marRight w:val="0"/>
              <w:marTop w:val="0"/>
              <w:marBottom w:val="0"/>
              <w:divBdr>
                <w:top w:val="none" w:sz="0" w:space="0" w:color="auto"/>
                <w:left w:val="none" w:sz="0" w:space="0" w:color="auto"/>
                <w:bottom w:val="none" w:sz="0" w:space="0" w:color="auto"/>
                <w:right w:val="none" w:sz="0" w:space="0" w:color="auto"/>
              </w:divBdr>
            </w:div>
            <w:div w:id="198474834">
              <w:marLeft w:val="0"/>
              <w:marRight w:val="0"/>
              <w:marTop w:val="0"/>
              <w:marBottom w:val="0"/>
              <w:divBdr>
                <w:top w:val="none" w:sz="0" w:space="0" w:color="auto"/>
                <w:left w:val="none" w:sz="0" w:space="0" w:color="auto"/>
                <w:bottom w:val="none" w:sz="0" w:space="0" w:color="auto"/>
                <w:right w:val="none" w:sz="0" w:space="0" w:color="auto"/>
              </w:divBdr>
            </w:div>
            <w:div w:id="48498542">
              <w:marLeft w:val="0"/>
              <w:marRight w:val="0"/>
              <w:marTop w:val="0"/>
              <w:marBottom w:val="0"/>
              <w:divBdr>
                <w:top w:val="none" w:sz="0" w:space="0" w:color="auto"/>
                <w:left w:val="none" w:sz="0" w:space="0" w:color="auto"/>
                <w:bottom w:val="none" w:sz="0" w:space="0" w:color="auto"/>
                <w:right w:val="none" w:sz="0" w:space="0" w:color="auto"/>
              </w:divBdr>
            </w:div>
            <w:div w:id="537855999">
              <w:marLeft w:val="0"/>
              <w:marRight w:val="0"/>
              <w:marTop w:val="0"/>
              <w:marBottom w:val="0"/>
              <w:divBdr>
                <w:top w:val="none" w:sz="0" w:space="0" w:color="auto"/>
                <w:left w:val="none" w:sz="0" w:space="0" w:color="auto"/>
                <w:bottom w:val="none" w:sz="0" w:space="0" w:color="auto"/>
                <w:right w:val="none" w:sz="0" w:space="0" w:color="auto"/>
              </w:divBdr>
            </w:div>
            <w:div w:id="1373648936">
              <w:marLeft w:val="0"/>
              <w:marRight w:val="0"/>
              <w:marTop w:val="0"/>
              <w:marBottom w:val="0"/>
              <w:divBdr>
                <w:top w:val="none" w:sz="0" w:space="0" w:color="auto"/>
                <w:left w:val="none" w:sz="0" w:space="0" w:color="auto"/>
                <w:bottom w:val="none" w:sz="0" w:space="0" w:color="auto"/>
                <w:right w:val="none" w:sz="0" w:space="0" w:color="auto"/>
              </w:divBdr>
            </w:div>
            <w:div w:id="2048943168">
              <w:marLeft w:val="0"/>
              <w:marRight w:val="0"/>
              <w:marTop w:val="0"/>
              <w:marBottom w:val="0"/>
              <w:divBdr>
                <w:top w:val="none" w:sz="0" w:space="0" w:color="auto"/>
                <w:left w:val="none" w:sz="0" w:space="0" w:color="auto"/>
                <w:bottom w:val="none" w:sz="0" w:space="0" w:color="auto"/>
                <w:right w:val="none" w:sz="0" w:space="0" w:color="auto"/>
              </w:divBdr>
            </w:div>
            <w:div w:id="122233768">
              <w:marLeft w:val="0"/>
              <w:marRight w:val="0"/>
              <w:marTop w:val="0"/>
              <w:marBottom w:val="0"/>
              <w:divBdr>
                <w:top w:val="none" w:sz="0" w:space="0" w:color="auto"/>
                <w:left w:val="none" w:sz="0" w:space="0" w:color="auto"/>
                <w:bottom w:val="none" w:sz="0" w:space="0" w:color="auto"/>
                <w:right w:val="none" w:sz="0" w:space="0" w:color="auto"/>
              </w:divBdr>
            </w:div>
            <w:div w:id="2018339682">
              <w:marLeft w:val="0"/>
              <w:marRight w:val="0"/>
              <w:marTop w:val="0"/>
              <w:marBottom w:val="0"/>
              <w:divBdr>
                <w:top w:val="none" w:sz="0" w:space="0" w:color="auto"/>
                <w:left w:val="none" w:sz="0" w:space="0" w:color="auto"/>
                <w:bottom w:val="none" w:sz="0" w:space="0" w:color="auto"/>
                <w:right w:val="none" w:sz="0" w:space="0" w:color="auto"/>
              </w:divBdr>
            </w:div>
            <w:div w:id="927231393">
              <w:marLeft w:val="0"/>
              <w:marRight w:val="0"/>
              <w:marTop w:val="0"/>
              <w:marBottom w:val="0"/>
              <w:divBdr>
                <w:top w:val="none" w:sz="0" w:space="0" w:color="auto"/>
                <w:left w:val="none" w:sz="0" w:space="0" w:color="auto"/>
                <w:bottom w:val="none" w:sz="0" w:space="0" w:color="auto"/>
                <w:right w:val="none" w:sz="0" w:space="0" w:color="auto"/>
              </w:divBdr>
            </w:div>
            <w:div w:id="1914048874">
              <w:marLeft w:val="0"/>
              <w:marRight w:val="0"/>
              <w:marTop w:val="0"/>
              <w:marBottom w:val="0"/>
              <w:divBdr>
                <w:top w:val="none" w:sz="0" w:space="0" w:color="auto"/>
                <w:left w:val="none" w:sz="0" w:space="0" w:color="auto"/>
                <w:bottom w:val="none" w:sz="0" w:space="0" w:color="auto"/>
                <w:right w:val="none" w:sz="0" w:space="0" w:color="auto"/>
              </w:divBdr>
            </w:div>
            <w:div w:id="336737781">
              <w:marLeft w:val="0"/>
              <w:marRight w:val="0"/>
              <w:marTop w:val="0"/>
              <w:marBottom w:val="0"/>
              <w:divBdr>
                <w:top w:val="none" w:sz="0" w:space="0" w:color="auto"/>
                <w:left w:val="none" w:sz="0" w:space="0" w:color="auto"/>
                <w:bottom w:val="none" w:sz="0" w:space="0" w:color="auto"/>
                <w:right w:val="none" w:sz="0" w:space="0" w:color="auto"/>
              </w:divBdr>
            </w:div>
            <w:div w:id="340086706">
              <w:marLeft w:val="0"/>
              <w:marRight w:val="0"/>
              <w:marTop w:val="0"/>
              <w:marBottom w:val="0"/>
              <w:divBdr>
                <w:top w:val="none" w:sz="0" w:space="0" w:color="auto"/>
                <w:left w:val="none" w:sz="0" w:space="0" w:color="auto"/>
                <w:bottom w:val="none" w:sz="0" w:space="0" w:color="auto"/>
                <w:right w:val="none" w:sz="0" w:space="0" w:color="auto"/>
              </w:divBdr>
            </w:div>
            <w:div w:id="2012104037">
              <w:marLeft w:val="0"/>
              <w:marRight w:val="0"/>
              <w:marTop w:val="0"/>
              <w:marBottom w:val="0"/>
              <w:divBdr>
                <w:top w:val="none" w:sz="0" w:space="0" w:color="auto"/>
                <w:left w:val="none" w:sz="0" w:space="0" w:color="auto"/>
                <w:bottom w:val="none" w:sz="0" w:space="0" w:color="auto"/>
                <w:right w:val="none" w:sz="0" w:space="0" w:color="auto"/>
              </w:divBdr>
            </w:div>
            <w:div w:id="1416585045">
              <w:marLeft w:val="0"/>
              <w:marRight w:val="0"/>
              <w:marTop w:val="0"/>
              <w:marBottom w:val="0"/>
              <w:divBdr>
                <w:top w:val="none" w:sz="0" w:space="0" w:color="auto"/>
                <w:left w:val="none" w:sz="0" w:space="0" w:color="auto"/>
                <w:bottom w:val="none" w:sz="0" w:space="0" w:color="auto"/>
                <w:right w:val="none" w:sz="0" w:space="0" w:color="auto"/>
              </w:divBdr>
            </w:div>
            <w:div w:id="1519002951">
              <w:marLeft w:val="0"/>
              <w:marRight w:val="0"/>
              <w:marTop w:val="0"/>
              <w:marBottom w:val="0"/>
              <w:divBdr>
                <w:top w:val="none" w:sz="0" w:space="0" w:color="auto"/>
                <w:left w:val="none" w:sz="0" w:space="0" w:color="auto"/>
                <w:bottom w:val="none" w:sz="0" w:space="0" w:color="auto"/>
                <w:right w:val="none" w:sz="0" w:space="0" w:color="auto"/>
              </w:divBdr>
            </w:div>
            <w:div w:id="525024790">
              <w:marLeft w:val="0"/>
              <w:marRight w:val="0"/>
              <w:marTop w:val="0"/>
              <w:marBottom w:val="0"/>
              <w:divBdr>
                <w:top w:val="none" w:sz="0" w:space="0" w:color="auto"/>
                <w:left w:val="none" w:sz="0" w:space="0" w:color="auto"/>
                <w:bottom w:val="none" w:sz="0" w:space="0" w:color="auto"/>
                <w:right w:val="none" w:sz="0" w:space="0" w:color="auto"/>
              </w:divBdr>
            </w:div>
            <w:div w:id="1887179930">
              <w:marLeft w:val="0"/>
              <w:marRight w:val="0"/>
              <w:marTop w:val="0"/>
              <w:marBottom w:val="0"/>
              <w:divBdr>
                <w:top w:val="none" w:sz="0" w:space="0" w:color="auto"/>
                <w:left w:val="none" w:sz="0" w:space="0" w:color="auto"/>
                <w:bottom w:val="none" w:sz="0" w:space="0" w:color="auto"/>
                <w:right w:val="none" w:sz="0" w:space="0" w:color="auto"/>
              </w:divBdr>
            </w:div>
            <w:div w:id="1542397506">
              <w:marLeft w:val="0"/>
              <w:marRight w:val="0"/>
              <w:marTop w:val="0"/>
              <w:marBottom w:val="0"/>
              <w:divBdr>
                <w:top w:val="none" w:sz="0" w:space="0" w:color="auto"/>
                <w:left w:val="none" w:sz="0" w:space="0" w:color="auto"/>
                <w:bottom w:val="none" w:sz="0" w:space="0" w:color="auto"/>
                <w:right w:val="none" w:sz="0" w:space="0" w:color="auto"/>
              </w:divBdr>
            </w:div>
            <w:div w:id="1564484227">
              <w:marLeft w:val="0"/>
              <w:marRight w:val="0"/>
              <w:marTop w:val="0"/>
              <w:marBottom w:val="0"/>
              <w:divBdr>
                <w:top w:val="none" w:sz="0" w:space="0" w:color="auto"/>
                <w:left w:val="none" w:sz="0" w:space="0" w:color="auto"/>
                <w:bottom w:val="none" w:sz="0" w:space="0" w:color="auto"/>
                <w:right w:val="none" w:sz="0" w:space="0" w:color="auto"/>
              </w:divBdr>
            </w:div>
            <w:div w:id="93716977">
              <w:marLeft w:val="0"/>
              <w:marRight w:val="0"/>
              <w:marTop w:val="0"/>
              <w:marBottom w:val="0"/>
              <w:divBdr>
                <w:top w:val="none" w:sz="0" w:space="0" w:color="auto"/>
                <w:left w:val="none" w:sz="0" w:space="0" w:color="auto"/>
                <w:bottom w:val="none" w:sz="0" w:space="0" w:color="auto"/>
                <w:right w:val="none" w:sz="0" w:space="0" w:color="auto"/>
              </w:divBdr>
            </w:div>
            <w:div w:id="1915048390">
              <w:marLeft w:val="0"/>
              <w:marRight w:val="0"/>
              <w:marTop w:val="0"/>
              <w:marBottom w:val="0"/>
              <w:divBdr>
                <w:top w:val="none" w:sz="0" w:space="0" w:color="auto"/>
                <w:left w:val="none" w:sz="0" w:space="0" w:color="auto"/>
                <w:bottom w:val="none" w:sz="0" w:space="0" w:color="auto"/>
                <w:right w:val="none" w:sz="0" w:space="0" w:color="auto"/>
              </w:divBdr>
            </w:div>
            <w:div w:id="1055660962">
              <w:marLeft w:val="0"/>
              <w:marRight w:val="0"/>
              <w:marTop w:val="0"/>
              <w:marBottom w:val="0"/>
              <w:divBdr>
                <w:top w:val="none" w:sz="0" w:space="0" w:color="auto"/>
                <w:left w:val="none" w:sz="0" w:space="0" w:color="auto"/>
                <w:bottom w:val="none" w:sz="0" w:space="0" w:color="auto"/>
                <w:right w:val="none" w:sz="0" w:space="0" w:color="auto"/>
              </w:divBdr>
            </w:div>
            <w:div w:id="693043482">
              <w:marLeft w:val="0"/>
              <w:marRight w:val="0"/>
              <w:marTop w:val="0"/>
              <w:marBottom w:val="0"/>
              <w:divBdr>
                <w:top w:val="none" w:sz="0" w:space="0" w:color="auto"/>
                <w:left w:val="none" w:sz="0" w:space="0" w:color="auto"/>
                <w:bottom w:val="none" w:sz="0" w:space="0" w:color="auto"/>
                <w:right w:val="none" w:sz="0" w:space="0" w:color="auto"/>
              </w:divBdr>
            </w:div>
            <w:div w:id="1434935676">
              <w:marLeft w:val="0"/>
              <w:marRight w:val="0"/>
              <w:marTop w:val="0"/>
              <w:marBottom w:val="0"/>
              <w:divBdr>
                <w:top w:val="none" w:sz="0" w:space="0" w:color="auto"/>
                <w:left w:val="none" w:sz="0" w:space="0" w:color="auto"/>
                <w:bottom w:val="none" w:sz="0" w:space="0" w:color="auto"/>
                <w:right w:val="none" w:sz="0" w:space="0" w:color="auto"/>
              </w:divBdr>
            </w:div>
            <w:div w:id="1982231231">
              <w:marLeft w:val="0"/>
              <w:marRight w:val="0"/>
              <w:marTop w:val="0"/>
              <w:marBottom w:val="0"/>
              <w:divBdr>
                <w:top w:val="none" w:sz="0" w:space="0" w:color="auto"/>
                <w:left w:val="none" w:sz="0" w:space="0" w:color="auto"/>
                <w:bottom w:val="none" w:sz="0" w:space="0" w:color="auto"/>
                <w:right w:val="none" w:sz="0" w:space="0" w:color="auto"/>
              </w:divBdr>
            </w:div>
            <w:div w:id="850876417">
              <w:marLeft w:val="0"/>
              <w:marRight w:val="0"/>
              <w:marTop w:val="0"/>
              <w:marBottom w:val="0"/>
              <w:divBdr>
                <w:top w:val="none" w:sz="0" w:space="0" w:color="auto"/>
                <w:left w:val="none" w:sz="0" w:space="0" w:color="auto"/>
                <w:bottom w:val="none" w:sz="0" w:space="0" w:color="auto"/>
                <w:right w:val="none" w:sz="0" w:space="0" w:color="auto"/>
              </w:divBdr>
            </w:div>
            <w:div w:id="1040015602">
              <w:marLeft w:val="0"/>
              <w:marRight w:val="0"/>
              <w:marTop w:val="0"/>
              <w:marBottom w:val="0"/>
              <w:divBdr>
                <w:top w:val="none" w:sz="0" w:space="0" w:color="auto"/>
                <w:left w:val="none" w:sz="0" w:space="0" w:color="auto"/>
                <w:bottom w:val="none" w:sz="0" w:space="0" w:color="auto"/>
                <w:right w:val="none" w:sz="0" w:space="0" w:color="auto"/>
              </w:divBdr>
            </w:div>
            <w:div w:id="1090810196">
              <w:marLeft w:val="0"/>
              <w:marRight w:val="0"/>
              <w:marTop w:val="0"/>
              <w:marBottom w:val="0"/>
              <w:divBdr>
                <w:top w:val="none" w:sz="0" w:space="0" w:color="auto"/>
                <w:left w:val="none" w:sz="0" w:space="0" w:color="auto"/>
                <w:bottom w:val="none" w:sz="0" w:space="0" w:color="auto"/>
                <w:right w:val="none" w:sz="0" w:space="0" w:color="auto"/>
              </w:divBdr>
            </w:div>
            <w:div w:id="1473407364">
              <w:marLeft w:val="0"/>
              <w:marRight w:val="0"/>
              <w:marTop w:val="0"/>
              <w:marBottom w:val="0"/>
              <w:divBdr>
                <w:top w:val="none" w:sz="0" w:space="0" w:color="auto"/>
                <w:left w:val="none" w:sz="0" w:space="0" w:color="auto"/>
                <w:bottom w:val="none" w:sz="0" w:space="0" w:color="auto"/>
                <w:right w:val="none" w:sz="0" w:space="0" w:color="auto"/>
              </w:divBdr>
            </w:div>
            <w:div w:id="627050837">
              <w:marLeft w:val="0"/>
              <w:marRight w:val="0"/>
              <w:marTop w:val="0"/>
              <w:marBottom w:val="0"/>
              <w:divBdr>
                <w:top w:val="none" w:sz="0" w:space="0" w:color="auto"/>
                <w:left w:val="none" w:sz="0" w:space="0" w:color="auto"/>
                <w:bottom w:val="none" w:sz="0" w:space="0" w:color="auto"/>
                <w:right w:val="none" w:sz="0" w:space="0" w:color="auto"/>
              </w:divBdr>
            </w:div>
            <w:div w:id="350880526">
              <w:marLeft w:val="0"/>
              <w:marRight w:val="0"/>
              <w:marTop w:val="0"/>
              <w:marBottom w:val="0"/>
              <w:divBdr>
                <w:top w:val="none" w:sz="0" w:space="0" w:color="auto"/>
                <w:left w:val="none" w:sz="0" w:space="0" w:color="auto"/>
                <w:bottom w:val="none" w:sz="0" w:space="0" w:color="auto"/>
                <w:right w:val="none" w:sz="0" w:space="0" w:color="auto"/>
              </w:divBdr>
            </w:div>
            <w:div w:id="858741301">
              <w:marLeft w:val="0"/>
              <w:marRight w:val="0"/>
              <w:marTop w:val="0"/>
              <w:marBottom w:val="0"/>
              <w:divBdr>
                <w:top w:val="none" w:sz="0" w:space="0" w:color="auto"/>
                <w:left w:val="none" w:sz="0" w:space="0" w:color="auto"/>
                <w:bottom w:val="none" w:sz="0" w:space="0" w:color="auto"/>
                <w:right w:val="none" w:sz="0" w:space="0" w:color="auto"/>
              </w:divBdr>
            </w:div>
            <w:div w:id="1053576890">
              <w:marLeft w:val="0"/>
              <w:marRight w:val="0"/>
              <w:marTop w:val="0"/>
              <w:marBottom w:val="0"/>
              <w:divBdr>
                <w:top w:val="none" w:sz="0" w:space="0" w:color="auto"/>
                <w:left w:val="none" w:sz="0" w:space="0" w:color="auto"/>
                <w:bottom w:val="none" w:sz="0" w:space="0" w:color="auto"/>
                <w:right w:val="none" w:sz="0" w:space="0" w:color="auto"/>
              </w:divBdr>
            </w:div>
            <w:div w:id="1286425806">
              <w:marLeft w:val="0"/>
              <w:marRight w:val="0"/>
              <w:marTop w:val="0"/>
              <w:marBottom w:val="0"/>
              <w:divBdr>
                <w:top w:val="none" w:sz="0" w:space="0" w:color="auto"/>
                <w:left w:val="none" w:sz="0" w:space="0" w:color="auto"/>
                <w:bottom w:val="none" w:sz="0" w:space="0" w:color="auto"/>
                <w:right w:val="none" w:sz="0" w:space="0" w:color="auto"/>
              </w:divBdr>
            </w:div>
            <w:div w:id="224148016">
              <w:marLeft w:val="0"/>
              <w:marRight w:val="0"/>
              <w:marTop w:val="0"/>
              <w:marBottom w:val="0"/>
              <w:divBdr>
                <w:top w:val="none" w:sz="0" w:space="0" w:color="auto"/>
                <w:left w:val="none" w:sz="0" w:space="0" w:color="auto"/>
                <w:bottom w:val="none" w:sz="0" w:space="0" w:color="auto"/>
                <w:right w:val="none" w:sz="0" w:space="0" w:color="auto"/>
              </w:divBdr>
            </w:div>
            <w:div w:id="1372001428">
              <w:marLeft w:val="0"/>
              <w:marRight w:val="0"/>
              <w:marTop w:val="0"/>
              <w:marBottom w:val="0"/>
              <w:divBdr>
                <w:top w:val="none" w:sz="0" w:space="0" w:color="auto"/>
                <w:left w:val="none" w:sz="0" w:space="0" w:color="auto"/>
                <w:bottom w:val="none" w:sz="0" w:space="0" w:color="auto"/>
                <w:right w:val="none" w:sz="0" w:space="0" w:color="auto"/>
              </w:divBdr>
            </w:div>
            <w:div w:id="2125348974">
              <w:marLeft w:val="0"/>
              <w:marRight w:val="0"/>
              <w:marTop w:val="0"/>
              <w:marBottom w:val="0"/>
              <w:divBdr>
                <w:top w:val="none" w:sz="0" w:space="0" w:color="auto"/>
                <w:left w:val="none" w:sz="0" w:space="0" w:color="auto"/>
                <w:bottom w:val="none" w:sz="0" w:space="0" w:color="auto"/>
                <w:right w:val="none" w:sz="0" w:space="0" w:color="auto"/>
              </w:divBdr>
            </w:div>
            <w:div w:id="1178615646">
              <w:marLeft w:val="0"/>
              <w:marRight w:val="0"/>
              <w:marTop w:val="0"/>
              <w:marBottom w:val="0"/>
              <w:divBdr>
                <w:top w:val="none" w:sz="0" w:space="0" w:color="auto"/>
                <w:left w:val="none" w:sz="0" w:space="0" w:color="auto"/>
                <w:bottom w:val="none" w:sz="0" w:space="0" w:color="auto"/>
                <w:right w:val="none" w:sz="0" w:space="0" w:color="auto"/>
              </w:divBdr>
            </w:div>
            <w:div w:id="313803631">
              <w:marLeft w:val="0"/>
              <w:marRight w:val="0"/>
              <w:marTop w:val="0"/>
              <w:marBottom w:val="0"/>
              <w:divBdr>
                <w:top w:val="none" w:sz="0" w:space="0" w:color="auto"/>
                <w:left w:val="none" w:sz="0" w:space="0" w:color="auto"/>
                <w:bottom w:val="none" w:sz="0" w:space="0" w:color="auto"/>
                <w:right w:val="none" w:sz="0" w:space="0" w:color="auto"/>
              </w:divBdr>
            </w:div>
            <w:div w:id="505753080">
              <w:marLeft w:val="0"/>
              <w:marRight w:val="0"/>
              <w:marTop w:val="0"/>
              <w:marBottom w:val="0"/>
              <w:divBdr>
                <w:top w:val="none" w:sz="0" w:space="0" w:color="auto"/>
                <w:left w:val="none" w:sz="0" w:space="0" w:color="auto"/>
                <w:bottom w:val="none" w:sz="0" w:space="0" w:color="auto"/>
                <w:right w:val="none" w:sz="0" w:space="0" w:color="auto"/>
              </w:divBdr>
            </w:div>
            <w:div w:id="114758806">
              <w:marLeft w:val="0"/>
              <w:marRight w:val="0"/>
              <w:marTop w:val="0"/>
              <w:marBottom w:val="0"/>
              <w:divBdr>
                <w:top w:val="none" w:sz="0" w:space="0" w:color="auto"/>
                <w:left w:val="none" w:sz="0" w:space="0" w:color="auto"/>
                <w:bottom w:val="none" w:sz="0" w:space="0" w:color="auto"/>
                <w:right w:val="none" w:sz="0" w:space="0" w:color="auto"/>
              </w:divBdr>
            </w:div>
            <w:div w:id="1358582447">
              <w:marLeft w:val="0"/>
              <w:marRight w:val="0"/>
              <w:marTop w:val="0"/>
              <w:marBottom w:val="0"/>
              <w:divBdr>
                <w:top w:val="none" w:sz="0" w:space="0" w:color="auto"/>
                <w:left w:val="none" w:sz="0" w:space="0" w:color="auto"/>
                <w:bottom w:val="none" w:sz="0" w:space="0" w:color="auto"/>
                <w:right w:val="none" w:sz="0" w:space="0" w:color="auto"/>
              </w:divBdr>
            </w:div>
            <w:div w:id="529533853">
              <w:marLeft w:val="0"/>
              <w:marRight w:val="0"/>
              <w:marTop w:val="0"/>
              <w:marBottom w:val="0"/>
              <w:divBdr>
                <w:top w:val="none" w:sz="0" w:space="0" w:color="auto"/>
                <w:left w:val="none" w:sz="0" w:space="0" w:color="auto"/>
                <w:bottom w:val="none" w:sz="0" w:space="0" w:color="auto"/>
                <w:right w:val="none" w:sz="0" w:space="0" w:color="auto"/>
              </w:divBdr>
            </w:div>
            <w:div w:id="225607192">
              <w:marLeft w:val="0"/>
              <w:marRight w:val="0"/>
              <w:marTop w:val="0"/>
              <w:marBottom w:val="0"/>
              <w:divBdr>
                <w:top w:val="none" w:sz="0" w:space="0" w:color="auto"/>
                <w:left w:val="none" w:sz="0" w:space="0" w:color="auto"/>
                <w:bottom w:val="none" w:sz="0" w:space="0" w:color="auto"/>
                <w:right w:val="none" w:sz="0" w:space="0" w:color="auto"/>
              </w:divBdr>
            </w:div>
            <w:div w:id="2035957163">
              <w:marLeft w:val="0"/>
              <w:marRight w:val="0"/>
              <w:marTop w:val="0"/>
              <w:marBottom w:val="0"/>
              <w:divBdr>
                <w:top w:val="none" w:sz="0" w:space="0" w:color="auto"/>
                <w:left w:val="none" w:sz="0" w:space="0" w:color="auto"/>
                <w:bottom w:val="none" w:sz="0" w:space="0" w:color="auto"/>
                <w:right w:val="none" w:sz="0" w:space="0" w:color="auto"/>
              </w:divBdr>
            </w:div>
            <w:div w:id="1579972220">
              <w:marLeft w:val="0"/>
              <w:marRight w:val="0"/>
              <w:marTop w:val="0"/>
              <w:marBottom w:val="0"/>
              <w:divBdr>
                <w:top w:val="none" w:sz="0" w:space="0" w:color="auto"/>
                <w:left w:val="none" w:sz="0" w:space="0" w:color="auto"/>
                <w:bottom w:val="none" w:sz="0" w:space="0" w:color="auto"/>
                <w:right w:val="none" w:sz="0" w:space="0" w:color="auto"/>
              </w:divBdr>
            </w:div>
            <w:div w:id="343822590">
              <w:marLeft w:val="0"/>
              <w:marRight w:val="0"/>
              <w:marTop w:val="0"/>
              <w:marBottom w:val="0"/>
              <w:divBdr>
                <w:top w:val="none" w:sz="0" w:space="0" w:color="auto"/>
                <w:left w:val="none" w:sz="0" w:space="0" w:color="auto"/>
                <w:bottom w:val="none" w:sz="0" w:space="0" w:color="auto"/>
                <w:right w:val="none" w:sz="0" w:space="0" w:color="auto"/>
              </w:divBdr>
            </w:div>
            <w:div w:id="951130482">
              <w:marLeft w:val="0"/>
              <w:marRight w:val="0"/>
              <w:marTop w:val="0"/>
              <w:marBottom w:val="0"/>
              <w:divBdr>
                <w:top w:val="none" w:sz="0" w:space="0" w:color="auto"/>
                <w:left w:val="none" w:sz="0" w:space="0" w:color="auto"/>
                <w:bottom w:val="none" w:sz="0" w:space="0" w:color="auto"/>
                <w:right w:val="none" w:sz="0" w:space="0" w:color="auto"/>
              </w:divBdr>
            </w:div>
            <w:div w:id="1239249806">
              <w:marLeft w:val="0"/>
              <w:marRight w:val="0"/>
              <w:marTop w:val="0"/>
              <w:marBottom w:val="0"/>
              <w:divBdr>
                <w:top w:val="none" w:sz="0" w:space="0" w:color="auto"/>
                <w:left w:val="none" w:sz="0" w:space="0" w:color="auto"/>
                <w:bottom w:val="none" w:sz="0" w:space="0" w:color="auto"/>
                <w:right w:val="none" w:sz="0" w:space="0" w:color="auto"/>
              </w:divBdr>
            </w:div>
            <w:div w:id="777528605">
              <w:marLeft w:val="0"/>
              <w:marRight w:val="0"/>
              <w:marTop w:val="0"/>
              <w:marBottom w:val="0"/>
              <w:divBdr>
                <w:top w:val="none" w:sz="0" w:space="0" w:color="auto"/>
                <w:left w:val="none" w:sz="0" w:space="0" w:color="auto"/>
                <w:bottom w:val="none" w:sz="0" w:space="0" w:color="auto"/>
                <w:right w:val="none" w:sz="0" w:space="0" w:color="auto"/>
              </w:divBdr>
            </w:div>
            <w:div w:id="1230766609">
              <w:marLeft w:val="0"/>
              <w:marRight w:val="0"/>
              <w:marTop w:val="0"/>
              <w:marBottom w:val="0"/>
              <w:divBdr>
                <w:top w:val="none" w:sz="0" w:space="0" w:color="auto"/>
                <w:left w:val="none" w:sz="0" w:space="0" w:color="auto"/>
                <w:bottom w:val="none" w:sz="0" w:space="0" w:color="auto"/>
                <w:right w:val="none" w:sz="0" w:space="0" w:color="auto"/>
              </w:divBdr>
            </w:div>
            <w:div w:id="1192761485">
              <w:marLeft w:val="0"/>
              <w:marRight w:val="0"/>
              <w:marTop w:val="0"/>
              <w:marBottom w:val="0"/>
              <w:divBdr>
                <w:top w:val="none" w:sz="0" w:space="0" w:color="auto"/>
                <w:left w:val="none" w:sz="0" w:space="0" w:color="auto"/>
                <w:bottom w:val="none" w:sz="0" w:space="0" w:color="auto"/>
                <w:right w:val="none" w:sz="0" w:space="0" w:color="auto"/>
              </w:divBdr>
            </w:div>
            <w:div w:id="1781217387">
              <w:marLeft w:val="0"/>
              <w:marRight w:val="0"/>
              <w:marTop w:val="0"/>
              <w:marBottom w:val="0"/>
              <w:divBdr>
                <w:top w:val="none" w:sz="0" w:space="0" w:color="auto"/>
                <w:left w:val="none" w:sz="0" w:space="0" w:color="auto"/>
                <w:bottom w:val="none" w:sz="0" w:space="0" w:color="auto"/>
                <w:right w:val="none" w:sz="0" w:space="0" w:color="auto"/>
              </w:divBdr>
            </w:div>
            <w:div w:id="1843885247">
              <w:marLeft w:val="0"/>
              <w:marRight w:val="0"/>
              <w:marTop w:val="0"/>
              <w:marBottom w:val="0"/>
              <w:divBdr>
                <w:top w:val="none" w:sz="0" w:space="0" w:color="auto"/>
                <w:left w:val="none" w:sz="0" w:space="0" w:color="auto"/>
                <w:bottom w:val="none" w:sz="0" w:space="0" w:color="auto"/>
                <w:right w:val="none" w:sz="0" w:space="0" w:color="auto"/>
              </w:divBdr>
            </w:div>
            <w:div w:id="1677919906">
              <w:marLeft w:val="0"/>
              <w:marRight w:val="0"/>
              <w:marTop w:val="0"/>
              <w:marBottom w:val="0"/>
              <w:divBdr>
                <w:top w:val="none" w:sz="0" w:space="0" w:color="auto"/>
                <w:left w:val="none" w:sz="0" w:space="0" w:color="auto"/>
                <w:bottom w:val="none" w:sz="0" w:space="0" w:color="auto"/>
                <w:right w:val="none" w:sz="0" w:space="0" w:color="auto"/>
              </w:divBdr>
            </w:div>
            <w:div w:id="251359485">
              <w:marLeft w:val="0"/>
              <w:marRight w:val="0"/>
              <w:marTop w:val="0"/>
              <w:marBottom w:val="0"/>
              <w:divBdr>
                <w:top w:val="none" w:sz="0" w:space="0" w:color="auto"/>
                <w:left w:val="none" w:sz="0" w:space="0" w:color="auto"/>
                <w:bottom w:val="none" w:sz="0" w:space="0" w:color="auto"/>
                <w:right w:val="none" w:sz="0" w:space="0" w:color="auto"/>
              </w:divBdr>
            </w:div>
            <w:div w:id="1216159053">
              <w:marLeft w:val="0"/>
              <w:marRight w:val="0"/>
              <w:marTop w:val="0"/>
              <w:marBottom w:val="0"/>
              <w:divBdr>
                <w:top w:val="none" w:sz="0" w:space="0" w:color="auto"/>
                <w:left w:val="none" w:sz="0" w:space="0" w:color="auto"/>
                <w:bottom w:val="none" w:sz="0" w:space="0" w:color="auto"/>
                <w:right w:val="none" w:sz="0" w:space="0" w:color="auto"/>
              </w:divBdr>
            </w:div>
            <w:div w:id="675427002">
              <w:marLeft w:val="0"/>
              <w:marRight w:val="0"/>
              <w:marTop w:val="0"/>
              <w:marBottom w:val="0"/>
              <w:divBdr>
                <w:top w:val="none" w:sz="0" w:space="0" w:color="auto"/>
                <w:left w:val="none" w:sz="0" w:space="0" w:color="auto"/>
                <w:bottom w:val="none" w:sz="0" w:space="0" w:color="auto"/>
                <w:right w:val="none" w:sz="0" w:space="0" w:color="auto"/>
              </w:divBdr>
            </w:div>
            <w:div w:id="511995033">
              <w:marLeft w:val="0"/>
              <w:marRight w:val="0"/>
              <w:marTop w:val="0"/>
              <w:marBottom w:val="0"/>
              <w:divBdr>
                <w:top w:val="none" w:sz="0" w:space="0" w:color="auto"/>
                <w:left w:val="none" w:sz="0" w:space="0" w:color="auto"/>
                <w:bottom w:val="none" w:sz="0" w:space="0" w:color="auto"/>
                <w:right w:val="none" w:sz="0" w:space="0" w:color="auto"/>
              </w:divBdr>
            </w:div>
            <w:div w:id="1226835016">
              <w:marLeft w:val="0"/>
              <w:marRight w:val="0"/>
              <w:marTop w:val="0"/>
              <w:marBottom w:val="0"/>
              <w:divBdr>
                <w:top w:val="none" w:sz="0" w:space="0" w:color="auto"/>
                <w:left w:val="none" w:sz="0" w:space="0" w:color="auto"/>
                <w:bottom w:val="none" w:sz="0" w:space="0" w:color="auto"/>
                <w:right w:val="none" w:sz="0" w:space="0" w:color="auto"/>
              </w:divBdr>
            </w:div>
            <w:div w:id="1327245171">
              <w:marLeft w:val="0"/>
              <w:marRight w:val="0"/>
              <w:marTop w:val="0"/>
              <w:marBottom w:val="0"/>
              <w:divBdr>
                <w:top w:val="none" w:sz="0" w:space="0" w:color="auto"/>
                <w:left w:val="none" w:sz="0" w:space="0" w:color="auto"/>
                <w:bottom w:val="none" w:sz="0" w:space="0" w:color="auto"/>
                <w:right w:val="none" w:sz="0" w:space="0" w:color="auto"/>
              </w:divBdr>
            </w:div>
            <w:div w:id="140659341">
              <w:marLeft w:val="0"/>
              <w:marRight w:val="0"/>
              <w:marTop w:val="0"/>
              <w:marBottom w:val="0"/>
              <w:divBdr>
                <w:top w:val="none" w:sz="0" w:space="0" w:color="auto"/>
                <w:left w:val="none" w:sz="0" w:space="0" w:color="auto"/>
                <w:bottom w:val="none" w:sz="0" w:space="0" w:color="auto"/>
                <w:right w:val="none" w:sz="0" w:space="0" w:color="auto"/>
              </w:divBdr>
            </w:div>
            <w:div w:id="309990373">
              <w:marLeft w:val="0"/>
              <w:marRight w:val="0"/>
              <w:marTop w:val="0"/>
              <w:marBottom w:val="0"/>
              <w:divBdr>
                <w:top w:val="none" w:sz="0" w:space="0" w:color="auto"/>
                <w:left w:val="none" w:sz="0" w:space="0" w:color="auto"/>
                <w:bottom w:val="none" w:sz="0" w:space="0" w:color="auto"/>
                <w:right w:val="none" w:sz="0" w:space="0" w:color="auto"/>
              </w:divBdr>
            </w:div>
            <w:div w:id="1081562217">
              <w:marLeft w:val="0"/>
              <w:marRight w:val="0"/>
              <w:marTop w:val="0"/>
              <w:marBottom w:val="0"/>
              <w:divBdr>
                <w:top w:val="none" w:sz="0" w:space="0" w:color="auto"/>
                <w:left w:val="none" w:sz="0" w:space="0" w:color="auto"/>
                <w:bottom w:val="none" w:sz="0" w:space="0" w:color="auto"/>
                <w:right w:val="none" w:sz="0" w:space="0" w:color="auto"/>
              </w:divBdr>
            </w:div>
            <w:div w:id="1350988796">
              <w:marLeft w:val="0"/>
              <w:marRight w:val="0"/>
              <w:marTop w:val="0"/>
              <w:marBottom w:val="0"/>
              <w:divBdr>
                <w:top w:val="none" w:sz="0" w:space="0" w:color="auto"/>
                <w:left w:val="none" w:sz="0" w:space="0" w:color="auto"/>
                <w:bottom w:val="none" w:sz="0" w:space="0" w:color="auto"/>
                <w:right w:val="none" w:sz="0" w:space="0" w:color="auto"/>
              </w:divBdr>
            </w:div>
            <w:div w:id="827750693">
              <w:marLeft w:val="0"/>
              <w:marRight w:val="0"/>
              <w:marTop w:val="0"/>
              <w:marBottom w:val="0"/>
              <w:divBdr>
                <w:top w:val="none" w:sz="0" w:space="0" w:color="auto"/>
                <w:left w:val="none" w:sz="0" w:space="0" w:color="auto"/>
                <w:bottom w:val="none" w:sz="0" w:space="0" w:color="auto"/>
                <w:right w:val="none" w:sz="0" w:space="0" w:color="auto"/>
              </w:divBdr>
            </w:div>
            <w:div w:id="660084351">
              <w:marLeft w:val="0"/>
              <w:marRight w:val="0"/>
              <w:marTop w:val="0"/>
              <w:marBottom w:val="0"/>
              <w:divBdr>
                <w:top w:val="none" w:sz="0" w:space="0" w:color="auto"/>
                <w:left w:val="none" w:sz="0" w:space="0" w:color="auto"/>
                <w:bottom w:val="none" w:sz="0" w:space="0" w:color="auto"/>
                <w:right w:val="none" w:sz="0" w:space="0" w:color="auto"/>
              </w:divBdr>
            </w:div>
            <w:div w:id="304237417">
              <w:marLeft w:val="0"/>
              <w:marRight w:val="0"/>
              <w:marTop w:val="0"/>
              <w:marBottom w:val="0"/>
              <w:divBdr>
                <w:top w:val="none" w:sz="0" w:space="0" w:color="auto"/>
                <w:left w:val="none" w:sz="0" w:space="0" w:color="auto"/>
                <w:bottom w:val="none" w:sz="0" w:space="0" w:color="auto"/>
                <w:right w:val="none" w:sz="0" w:space="0" w:color="auto"/>
              </w:divBdr>
            </w:div>
            <w:div w:id="110828571">
              <w:marLeft w:val="0"/>
              <w:marRight w:val="0"/>
              <w:marTop w:val="0"/>
              <w:marBottom w:val="0"/>
              <w:divBdr>
                <w:top w:val="none" w:sz="0" w:space="0" w:color="auto"/>
                <w:left w:val="none" w:sz="0" w:space="0" w:color="auto"/>
                <w:bottom w:val="none" w:sz="0" w:space="0" w:color="auto"/>
                <w:right w:val="none" w:sz="0" w:space="0" w:color="auto"/>
              </w:divBdr>
            </w:div>
            <w:div w:id="953711571">
              <w:marLeft w:val="0"/>
              <w:marRight w:val="0"/>
              <w:marTop w:val="0"/>
              <w:marBottom w:val="0"/>
              <w:divBdr>
                <w:top w:val="none" w:sz="0" w:space="0" w:color="auto"/>
                <w:left w:val="none" w:sz="0" w:space="0" w:color="auto"/>
                <w:bottom w:val="none" w:sz="0" w:space="0" w:color="auto"/>
                <w:right w:val="none" w:sz="0" w:space="0" w:color="auto"/>
              </w:divBdr>
            </w:div>
            <w:div w:id="229078135">
              <w:marLeft w:val="0"/>
              <w:marRight w:val="0"/>
              <w:marTop w:val="0"/>
              <w:marBottom w:val="0"/>
              <w:divBdr>
                <w:top w:val="none" w:sz="0" w:space="0" w:color="auto"/>
                <w:left w:val="none" w:sz="0" w:space="0" w:color="auto"/>
                <w:bottom w:val="none" w:sz="0" w:space="0" w:color="auto"/>
                <w:right w:val="none" w:sz="0" w:space="0" w:color="auto"/>
              </w:divBdr>
            </w:div>
            <w:div w:id="430274277">
              <w:marLeft w:val="0"/>
              <w:marRight w:val="0"/>
              <w:marTop w:val="0"/>
              <w:marBottom w:val="0"/>
              <w:divBdr>
                <w:top w:val="none" w:sz="0" w:space="0" w:color="auto"/>
                <w:left w:val="none" w:sz="0" w:space="0" w:color="auto"/>
                <w:bottom w:val="none" w:sz="0" w:space="0" w:color="auto"/>
                <w:right w:val="none" w:sz="0" w:space="0" w:color="auto"/>
              </w:divBdr>
            </w:div>
            <w:div w:id="1803040037">
              <w:marLeft w:val="0"/>
              <w:marRight w:val="0"/>
              <w:marTop w:val="0"/>
              <w:marBottom w:val="0"/>
              <w:divBdr>
                <w:top w:val="none" w:sz="0" w:space="0" w:color="auto"/>
                <w:left w:val="none" w:sz="0" w:space="0" w:color="auto"/>
                <w:bottom w:val="none" w:sz="0" w:space="0" w:color="auto"/>
                <w:right w:val="none" w:sz="0" w:space="0" w:color="auto"/>
              </w:divBdr>
            </w:div>
            <w:div w:id="1456564151">
              <w:marLeft w:val="0"/>
              <w:marRight w:val="0"/>
              <w:marTop w:val="0"/>
              <w:marBottom w:val="0"/>
              <w:divBdr>
                <w:top w:val="none" w:sz="0" w:space="0" w:color="auto"/>
                <w:left w:val="none" w:sz="0" w:space="0" w:color="auto"/>
                <w:bottom w:val="none" w:sz="0" w:space="0" w:color="auto"/>
                <w:right w:val="none" w:sz="0" w:space="0" w:color="auto"/>
              </w:divBdr>
            </w:div>
            <w:div w:id="195041359">
              <w:marLeft w:val="0"/>
              <w:marRight w:val="0"/>
              <w:marTop w:val="0"/>
              <w:marBottom w:val="0"/>
              <w:divBdr>
                <w:top w:val="none" w:sz="0" w:space="0" w:color="auto"/>
                <w:left w:val="none" w:sz="0" w:space="0" w:color="auto"/>
                <w:bottom w:val="none" w:sz="0" w:space="0" w:color="auto"/>
                <w:right w:val="none" w:sz="0" w:space="0" w:color="auto"/>
              </w:divBdr>
            </w:div>
            <w:div w:id="625159398">
              <w:marLeft w:val="0"/>
              <w:marRight w:val="0"/>
              <w:marTop w:val="0"/>
              <w:marBottom w:val="0"/>
              <w:divBdr>
                <w:top w:val="none" w:sz="0" w:space="0" w:color="auto"/>
                <w:left w:val="none" w:sz="0" w:space="0" w:color="auto"/>
                <w:bottom w:val="none" w:sz="0" w:space="0" w:color="auto"/>
                <w:right w:val="none" w:sz="0" w:space="0" w:color="auto"/>
              </w:divBdr>
            </w:div>
            <w:div w:id="96292874">
              <w:marLeft w:val="0"/>
              <w:marRight w:val="0"/>
              <w:marTop w:val="0"/>
              <w:marBottom w:val="0"/>
              <w:divBdr>
                <w:top w:val="none" w:sz="0" w:space="0" w:color="auto"/>
                <w:left w:val="none" w:sz="0" w:space="0" w:color="auto"/>
                <w:bottom w:val="none" w:sz="0" w:space="0" w:color="auto"/>
                <w:right w:val="none" w:sz="0" w:space="0" w:color="auto"/>
              </w:divBdr>
            </w:div>
            <w:div w:id="1097411538">
              <w:marLeft w:val="0"/>
              <w:marRight w:val="0"/>
              <w:marTop w:val="0"/>
              <w:marBottom w:val="0"/>
              <w:divBdr>
                <w:top w:val="none" w:sz="0" w:space="0" w:color="auto"/>
                <w:left w:val="none" w:sz="0" w:space="0" w:color="auto"/>
                <w:bottom w:val="none" w:sz="0" w:space="0" w:color="auto"/>
                <w:right w:val="none" w:sz="0" w:space="0" w:color="auto"/>
              </w:divBdr>
            </w:div>
            <w:div w:id="696200475">
              <w:marLeft w:val="0"/>
              <w:marRight w:val="0"/>
              <w:marTop w:val="0"/>
              <w:marBottom w:val="0"/>
              <w:divBdr>
                <w:top w:val="none" w:sz="0" w:space="0" w:color="auto"/>
                <w:left w:val="none" w:sz="0" w:space="0" w:color="auto"/>
                <w:bottom w:val="none" w:sz="0" w:space="0" w:color="auto"/>
                <w:right w:val="none" w:sz="0" w:space="0" w:color="auto"/>
              </w:divBdr>
            </w:div>
            <w:div w:id="2051952999">
              <w:marLeft w:val="0"/>
              <w:marRight w:val="0"/>
              <w:marTop w:val="0"/>
              <w:marBottom w:val="0"/>
              <w:divBdr>
                <w:top w:val="none" w:sz="0" w:space="0" w:color="auto"/>
                <w:left w:val="none" w:sz="0" w:space="0" w:color="auto"/>
                <w:bottom w:val="none" w:sz="0" w:space="0" w:color="auto"/>
                <w:right w:val="none" w:sz="0" w:space="0" w:color="auto"/>
              </w:divBdr>
            </w:div>
            <w:div w:id="1771317178">
              <w:marLeft w:val="0"/>
              <w:marRight w:val="0"/>
              <w:marTop w:val="0"/>
              <w:marBottom w:val="0"/>
              <w:divBdr>
                <w:top w:val="none" w:sz="0" w:space="0" w:color="auto"/>
                <w:left w:val="none" w:sz="0" w:space="0" w:color="auto"/>
                <w:bottom w:val="none" w:sz="0" w:space="0" w:color="auto"/>
                <w:right w:val="none" w:sz="0" w:space="0" w:color="auto"/>
              </w:divBdr>
            </w:div>
            <w:div w:id="725641336">
              <w:marLeft w:val="0"/>
              <w:marRight w:val="0"/>
              <w:marTop w:val="0"/>
              <w:marBottom w:val="0"/>
              <w:divBdr>
                <w:top w:val="none" w:sz="0" w:space="0" w:color="auto"/>
                <w:left w:val="none" w:sz="0" w:space="0" w:color="auto"/>
                <w:bottom w:val="none" w:sz="0" w:space="0" w:color="auto"/>
                <w:right w:val="none" w:sz="0" w:space="0" w:color="auto"/>
              </w:divBdr>
            </w:div>
            <w:div w:id="2013336000">
              <w:marLeft w:val="0"/>
              <w:marRight w:val="0"/>
              <w:marTop w:val="0"/>
              <w:marBottom w:val="0"/>
              <w:divBdr>
                <w:top w:val="none" w:sz="0" w:space="0" w:color="auto"/>
                <w:left w:val="none" w:sz="0" w:space="0" w:color="auto"/>
                <w:bottom w:val="none" w:sz="0" w:space="0" w:color="auto"/>
                <w:right w:val="none" w:sz="0" w:space="0" w:color="auto"/>
              </w:divBdr>
            </w:div>
            <w:div w:id="177896023">
              <w:marLeft w:val="0"/>
              <w:marRight w:val="0"/>
              <w:marTop w:val="0"/>
              <w:marBottom w:val="0"/>
              <w:divBdr>
                <w:top w:val="none" w:sz="0" w:space="0" w:color="auto"/>
                <w:left w:val="none" w:sz="0" w:space="0" w:color="auto"/>
                <w:bottom w:val="none" w:sz="0" w:space="0" w:color="auto"/>
                <w:right w:val="none" w:sz="0" w:space="0" w:color="auto"/>
              </w:divBdr>
            </w:div>
            <w:div w:id="385683544">
              <w:marLeft w:val="0"/>
              <w:marRight w:val="0"/>
              <w:marTop w:val="0"/>
              <w:marBottom w:val="0"/>
              <w:divBdr>
                <w:top w:val="none" w:sz="0" w:space="0" w:color="auto"/>
                <w:left w:val="none" w:sz="0" w:space="0" w:color="auto"/>
                <w:bottom w:val="none" w:sz="0" w:space="0" w:color="auto"/>
                <w:right w:val="none" w:sz="0" w:space="0" w:color="auto"/>
              </w:divBdr>
            </w:div>
            <w:div w:id="2084524286">
              <w:marLeft w:val="0"/>
              <w:marRight w:val="0"/>
              <w:marTop w:val="0"/>
              <w:marBottom w:val="0"/>
              <w:divBdr>
                <w:top w:val="none" w:sz="0" w:space="0" w:color="auto"/>
                <w:left w:val="none" w:sz="0" w:space="0" w:color="auto"/>
                <w:bottom w:val="none" w:sz="0" w:space="0" w:color="auto"/>
                <w:right w:val="none" w:sz="0" w:space="0" w:color="auto"/>
              </w:divBdr>
            </w:div>
            <w:div w:id="874343599">
              <w:marLeft w:val="0"/>
              <w:marRight w:val="0"/>
              <w:marTop w:val="0"/>
              <w:marBottom w:val="0"/>
              <w:divBdr>
                <w:top w:val="none" w:sz="0" w:space="0" w:color="auto"/>
                <w:left w:val="none" w:sz="0" w:space="0" w:color="auto"/>
                <w:bottom w:val="none" w:sz="0" w:space="0" w:color="auto"/>
                <w:right w:val="none" w:sz="0" w:space="0" w:color="auto"/>
              </w:divBdr>
            </w:div>
            <w:div w:id="183056082">
              <w:marLeft w:val="0"/>
              <w:marRight w:val="0"/>
              <w:marTop w:val="0"/>
              <w:marBottom w:val="0"/>
              <w:divBdr>
                <w:top w:val="none" w:sz="0" w:space="0" w:color="auto"/>
                <w:left w:val="none" w:sz="0" w:space="0" w:color="auto"/>
                <w:bottom w:val="none" w:sz="0" w:space="0" w:color="auto"/>
                <w:right w:val="none" w:sz="0" w:space="0" w:color="auto"/>
              </w:divBdr>
            </w:div>
            <w:div w:id="707921556">
              <w:marLeft w:val="0"/>
              <w:marRight w:val="0"/>
              <w:marTop w:val="0"/>
              <w:marBottom w:val="0"/>
              <w:divBdr>
                <w:top w:val="none" w:sz="0" w:space="0" w:color="auto"/>
                <w:left w:val="none" w:sz="0" w:space="0" w:color="auto"/>
                <w:bottom w:val="none" w:sz="0" w:space="0" w:color="auto"/>
                <w:right w:val="none" w:sz="0" w:space="0" w:color="auto"/>
              </w:divBdr>
            </w:div>
            <w:div w:id="1595898163">
              <w:marLeft w:val="0"/>
              <w:marRight w:val="0"/>
              <w:marTop w:val="0"/>
              <w:marBottom w:val="0"/>
              <w:divBdr>
                <w:top w:val="none" w:sz="0" w:space="0" w:color="auto"/>
                <w:left w:val="none" w:sz="0" w:space="0" w:color="auto"/>
                <w:bottom w:val="none" w:sz="0" w:space="0" w:color="auto"/>
                <w:right w:val="none" w:sz="0" w:space="0" w:color="auto"/>
              </w:divBdr>
            </w:div>
            <w:div w:id="1333218169">
              <w:marLeft w:val="0"/>
              <w:marRight w:val="0"/>
              <w:marTop w:val="0"/>
              <w:marBottom w:val="0"/>
              <w:divBdr>
                <w:top w:val="none" w:sz="0" w:space="0" w:color="auto"/>
                <w:left w:val="none" w:sz="0" w:space="0" w:color="auto"/>
                <w:bottom w:val="none" w:sz="0" w:space="0" w:color="auto"/>
                <w:right w:val="none" w:sz="0" w:space="0" w:color="auto"/>
              </w:divBdr>
            </w:div>
            <w:div w:id="32073170">
              <w:marLeft w:val="0"/>
              <w:marRight w:val="0"/>
              <w:marTop w:val="0"/>
              <w:marBottom w:val="0"/>
              <w:divBdr>
                <w:top w:val="none" w:sz="0" w:space="0" w:color="auto"/>
                <w:left w:val="none" w:sz="0" w:space="0" w:color="auto"/>
                <w:bottom w:val="none" w:sz="0" w:space="0" w:color="auto"/>
                <w:right w:val="none" w:sz="0" w:space="0" w:color="auto"/>
              </w:divBdr>
            </w:div>
            <w:div w:id="1544439419">
              <w:marLeft w:val="0"/>
              <w:marRight w:val="0"/>
              <w:marTop w:val="0"/>
              <w:marBottom w:val="0"/>
              <w:divBdr>
                <w:top w:val="none" w:sz="0" w:space="0" w:color="auto"/>
                <w:left w:val="none" w:sz="0" w:space="0" w:color="auto"/>
                <w:bottom w:val="none" w:sz="0" w:space="0" w:color="auto"/>
                <w:right w:val="none" w:sz="0" w:space="0" w:color="auto"/>
              </w:divBdr>
            </w:div>
            <w:div w:id="76944552">
              <w:marLeft w:val="0"/>
              <w:marRight w:val="0"/>
              <w:marTop w:val="0"/>
              <w:marBottom w:val="0"/>
              <w:divBdr>
                <w:top w:val="none" w:sz="0" w:space="0" w:color="auto"/>
                <w:left w:val="none" w:sz="0" w:space="0" w:color="auto"/>
                <w:bottom w:val="none" w:sz="0" w:space="0" w:color="auto"/>
                <w:right w:val="none" w:sz="0" w:space="0" w:color="auto"/>
              </w:divBdr>
            </w:div>
            <w:div w:id="1924297190">
              <w:marLeft w:val="0"/>
              <w:marRight w:val="0"/>
              <w:marTop w:val="0"/>
              <w:marBottom w:val="0"/>
              <w:divBdr>
                <w:top w:val="none" w:sz="0" w:space="0" w:color="auto"/>
                <w:left w:val="none" w:sz="0" w:space="0" w:color="auto"/>
                <w:bottom w:val="none" w:sz="0" w:space="0" w:color="auto"/>
                <w:right w:val="none" w:sz="0" w:space="0" w:color="auto"/>
              </w:divBdr>
            </w:div>
            <w:div w:id="831874661">
              <w:marLeft w:val="0"/>
              <w:marRight w:val="0"/>
              <w:marTop w:val="0"/>
              <w:marBottom w:val="0"/>
              <w:divBdr>
                <w:top w:val="none" w:sz="0" w:space="0" w:color="auto"/>
                <w:left w:val="none" w:sz="0" w:space="0" w:color="auto"/>
                <w:bottom w:val="none" w:sz="0" w:space="0" w:color="auto"/>
                <w:right w:val="none" w:sz="0" w:space="0" w:color="auto"/>
              </w:divBdr>
            </w:div>
            <w:div w:id="1710491385">
              <w:marLeft w:val="0"/>
              <w:marRight w:val="0"/>
              <w:marTop w:val="0"/>
              <w:marBottom w:val="0"/>
              <w:divBdr>
                <w:top w:val="none" w:sz="0" w:space="0" w:color="auto"/>
                <w:left w:val="none" w:sz="0" w:space="0" w:color="auto"/>
                <w:bottom w:val="none" w:sz="0" w:space="0" w:color="auto"/>
                <w:right w:val="none" w:sz="0" w:space="0" w:color="auto"/>
              </w:divBdr>
            </w:div>
            <w:div w:id="46344509">
              <w:marLeft w:val="0"/>
              <w:marRight w:val="0"/>
              <w:marTop w:val="0"/>
              <w:marBottom w:val="0"/>
              <w:divBdr>
                <w:top w:val="none" w:sz="0" w:space="0" w:color="auto"/>
                <w:left w:val="none" w:sz="0" w:space="0" w:color="auto"/>
                <w:bottom w:val="none" w:sz="0" w:space="0" w:color="auto"/>
                <w:right w:val="none" w:sz="0" w:space="0" w:color="auto"/>
              </w:divBdr>
            </w:div>
            <w:div w:id="432627195">
              <w:marLeft w:val="0"/>
              <w:marRight w:val="0"/>
              <w:marTop w:val="0"/>
              <w:marBottom w:val="0"/>
              <w:divBdr>
                <w:top w:val="none" w:sz="0" w:space="0" w:color="auto"/>
                <w:left w:val="none" w:sz="0" w:space="0" w:color="auto"/>
                <w:bottom w:val="none" w:sz="0" w:space="0" w:color="auto"/>
                <w:right w:val="none" w:sz="0" w:space="0" w:color="auto"/>
              </w:divBdr>
            </w:div>
            <w:div w:id="238516675">
              <w:marLeft w:val="0"/>
              <w:marRight w:val="0"/>
              <w:marTop w:val="0"/>
              <w:marBottom w:val="0"/>
              <w:divBdr>
                <w:top w:val="none" w:sz="0" w:space="0" w:color="auto"/>
                <w:left w:val="none" w:sz="0" w:space="0" w:color="auto"/>
                <w:bottom w:val="none" w:sz="0" w:space="0" w:color="auto"/>
                <w:right w:val="none" w:sz="0" w:space="0" w:color="auto"/>
              </w:divBdr>
            </w:div>
            <w:div w:id="1317879631">
              <w:marLeft w:val="0"/>
              <w:marRight w:val="0"/>
              <w:marTop w:val="0"/>
              <w:marBottom w:val="0"/>
              <w:divBdr>
                <w:top w:val="none" w:sz="0" w:space="0" w:color="auto"/>
                <w:left w:val="none" w:sz="0" w:space="0" w:color="auto"/>
                <w:bottom w:val="none" w:sz="0" w:space="0" w:color="auto"/>
                <w:right w:val="none" w:sz="0" w:space="0" w:color="auto"/>
              </w:divBdr>
            </w:div>
            <w:div w:id="1338003636">
              <w:marLeft w:val="0"/>
              <w:marRight w:val="0"/>
              <w:marTop w:val="0"/>
              <w:marBottom w:val="0"/>
              <w:divBdr>
                <w:top w:val="none" w:sz="0" w:space="0" w:color="auto"/>
                <w:left w:val="none" w:sz="0" w:space="0" w:color="auto"/>
                <w:bottom w:val="none" w:sz="0" w:space="0" w:color="auto"/>
                <w:right w:val="none" w:sz="0" w:space="0" w:color="auto"/>
              </w:divBdr>
            </w:div>
            <w:div w:id="947127289">
              <w:marLeft w:val="0"/>
              <w:marRight w:val="0"/>
              <w:marTop w:val="0"/>
              <w:marBottom w:val="0"/>
              <w:divBdr>
                <w:top w:val="none" w:sz="0" w:space="0" w:color="auto"/>
                <w:left w:val="none" w:sz="0" w:space="0" w:color="auto"/>
                <w:bottom w:val="none" w:sz="0" w:space="0" w:color="auto"/>
                <w:right w:val="none" w:sz="0" w:space="0" w:color="auto"/>
              </w:divBdr>
            </w:div>
            <w:div w:id="1777096030">
              <w:marLeft w:val="0"/>
              <w:marRight w:val="0"/>
              <w:marTop w:val="0"/>
              <w:marBottom w:val="0"/>
              <w:divBdr>
                <w:top w:val="none" w:sz="0" w:space="0" w:color="auto"/>
                <w:left w:val="none" w:sz="0" w:space="0" w:color="auto"/>
                <w:bottom w:val="none" w:sz="0" w:space="0" w:color="auto"/>
                <w:right w:val="none" w:sz="0" w:space="0" w:color="auto"/>
              </w:divBdr>
            </w:div>
            <w:div w:id="563834483">
              <w:marLeft w:val="0"/>
              <w:marRight w:val="0"/>
              <w:marTop w:val="0"/>
              <w:marBottom w:val="0"/>
              <w:divBdr>
                <w:top w:val="none" w:sz="0" w:space="0" w:color="auto"/>
                <w:left w:val="none" w:sz="0" w:space="0" w:color="auto"/>
                <w:bottom w:val="none" w:sz="0" w:space="0" w:color="auto"/>
                <w:right w:val="none" w:sz="0" w:space="0" w:color="auto"/>
              </w:divBdr>
            </w:div>
            <w:div w:id="1706253541">
              <w:marLeft w:val="0"/>
              <w:marRight w:val="0"/>
              <w:marTop w:val="0"/>
              <w:marBottom w:val="0"/>
              <w:divBdr>
                <w:top w:val="none" w:sz="0" w:space="0" w:color="auto"/>
                <w:left w:val="none" w:sz="0" w:space="0" w:color="auto"/>
                <w:bottom w:val="none" w:sz="0" w:space="0" w:color="auto"/>
                <w:right w:val="none" w:sz="0" w:space="0" w:color="auto"/>
              </w:divBdr>
            </w:div>
            <w:div w:id="1348143915">
              <w:marLeft w:val="0"/>
              <w:marRight w:val="0"/>
              <w:marTop w:val="0"/>
              <w:marBottom w:val="0"/>
              <w:divBdr>
                <w:top w:val="none" w:sz="0" w:space="0" w:color="auto"/>
                <w:left w:val="none" w:sz="0" w:space="0" w:color="auto"/>
                <w:bottom w:val="none" w:sz="0" w:space="0" w:color="auto"/>
                <w:right w:val="none" w:sz="0" w:space="0" w:color="auto"/>
              </w:divBdr>
            </w:div>
            <w:div w:id="51270526">
              <w:marLeft w:val="0"/>
              <w:marRight w:val="0"/>
              <w:marTop w:val="0"/>
              <w:marBottom w:val="0"/>
              <w:divBdr>
                <w:top w:val="none" w:sz="0" w:space="0" w:color="auto"/>
                <w:left w:val="none" w:sz="0" w:space="0" w:color="auto"/>
                <w:bottom w:val="none" w:sz="0" w:space="0" w:color="auto"/>
                <w:right w:val="none" w:sz="0" w:space="0" w:color="auto"/>
              </w:divBdr>
            </w:div>
            <w:div w:id="380709594">
              <w:marLeft w:val="0"/>
              <w:marRight w:val="0"/>
              <w:marTop w:val="0"/>
              <w:marBottom w:val="0"/>
              <w:divBdr>
                <w:top w:val="none" w:sz="0" w:space="0" w:color="auto"/>
                <w:left w:val="none" w:sz="0" w:space="0" w:color="auto"/>
                <w:bottom w:val="none" w:sz="0" w:space="0" w:color="auto"/>
                <w:right w:val="none" w:sz="0" w:space="0" w:color="auto"/>
              </w:divBdr>
            </w:div>
            <w:div w:id="2032606078">
              <w:marLeft w:val="0"/>
              <w:marRight w:val="0"/>
              <w:marTop w:val="0"/>
              <w:marBottom w:val="0"/>
              <w:divBdr>
                <w:top w:val="none" w:sz="0" w:space="0" w:color="auto"/>
                <w:left w:val="none" w:sz="0" w:space="0" w:color="auto"/>
                <w:bottom w:val="none" w:sz="0" w:space="0" w:color="auto"/>
                <w:right w:val="none" w:sz="0" w:space="0" w:color="auto"/>
              </w:divBdr>
            </w:div>
            <w:div w:id="1305505527">
              <w:marLeft w:val="0"/>
              <w:marRight w:val="0"/>
              <w:marTop w:val="0"/>
              <w:marBottom w:val="0"/>
              <w:divBdr>
                <w:top w:val="none" w:sz="0" w:space="0" w:color="auto"/>
                <w:left w:val="none" w:sz="0" w:space="0" w:color="auto"/>
                <w:bottom w:val="none" w:sz="0" w:space="0" w:color="auto"/>
                <w:right w:val="none" w:sz="0" w:space="0" w:color="auto"/>
              </w:divBdr>
            </w:div>
            <w:div w:id="317003064">
              <w:marLeft w:val="0"/>
              <w:marRight w:val="0"/>
              <w:marTop w:val="0"/>
              <w:marBottom w:val="0"/>
              <w:divBdr>
                <w:top w:val="none" w:sz="0" w:space="0" w:color="auto"/>
                <w:left w:val="none" w:sz="0" w:space="0" w:color="auto"/>
                <w:bottom w:val="none" w:sz="0" w:space="0" w:color="auto"/>
                <w:right w:val="none" w:sz="0" w:space="0" w:color="auto"/>
              </w:divBdr>
            </w:div>
            <w:div w:id="302346991">
              <w:marLeft w:val="0"/>
              <w:marRight w:val="0"/>
              <w:marTop w:val="0"/>
              <w:marBottom w:val="0"/>
              <w:divBdr>
                <w:top w:val="none" w:sz="0" w:space="0" w:color="auto"/>
                <w:left w:val="none" w:sz="0" w:space="0" w:color="auto"/>
                <w:bottom w:val="none" w:sz="0" w:space="0" w:color="auto"/>
                <w:right w:val="none" w:sz="0" w:space="0" w:color="auto"/>
              </w:divBdr>
            </w:div>
            <w:div w:id="1773894677">
              <w:marLeft w:val="0"/>
              <w:marRight w:val="0"/>
              <w:marTop w:val="0"/>
              <w:marBottom w:val="0"/>
              <w:divBdr>
                <w:top w:val="none" w:sz="0" w:space="0" w:color="auto"/>
                <w:left w:val="none" w:sz="0" w:space="0" w:color="auto"/>
                <w:bottom w:val="none" w:sz="0" w:space="0" w:color="auto"/>
                <w:right w:val="none" w:sz="0" w:space="0" w:color="auto"/>
              </w:divBdr>
            </w:div>
            <w:div w:id="1653480467">
              <w:marLeft w:val="0"/>
              <w:marRight w:val="0"/>
              <w:marTop w:val="0"/>
              <w:marBottom w:val="0"/>
              <w:divBdr>
                <w:top w:val="none" w:sz="0" w:space="0" w:color="auto"/>
                <w:left w:val="none" w:sz="0" w:space="0" w:color="auto"/>
                <w:bottom w:val="none" w:sz="0" w:space="0" w:color="auto"/>
                <w:right w:val="none" w:sz="0" w:space="0" w:color="auto"/>
              </w:divBdr>
            </w:div>
            <w:div w:id="375391458">
              <w:marLeft w:val="0"/>
              <w:marRight w:val="0"/>
              <w:marTop w:val="0"/>
              <w:marBottom w:val="0"/>
              <w:divBdr>
                <w:top w:val="none" w:sz="0" w:space="0" w:color="auto"/>
                <w:left w:val="none" w:sz="0" w:space="0" w:color="auto"/>
                <w:bottom w:val="none" w:sz="0" w:space="0" w:color="auto"/>
                <w:right w:val="none" w:sz="0" w:space="0" w:color="auto"/>
              </w:divBdr>
            </w:div>
            <w:div w:id="1815372565">
              <w:marLeft w:val="0"/>
              <w:marRight w:val="0"/>
              <w:marTop w:val="0"/>
              <w:marBottom w:val="0"/>
              <w:divBdr>
                <w:top w:val="none" w:sz="0" w:space="0" w:color="auto"/>
                <w:left w:val="none" w:sz="0" w:space="0" w:color="auto"/>
                <w:bottom w:val="none" w:sz="0" w:space="0" w:color="auto"/>
                <w:right w:val="none" w:sz="0" w:space="0" w:color="auto"/>
              </w:divBdr>
            </w:div>
            <w:div w:id="1239166691">
              <w:marLeft w:val="0"/>
              <w:marRight w:val="0"/>
              <w:marTop w:val="0"/>
              <w:marBottom w:val="0"/>
              <w:divBdr>
                <w:top w:val="none" w:sz="0" w:space="0" w:color="auto"/>
                <w:left w:val="none" w:sz="0" w:space="0" w:color="auto"/>
                <w:bottom w:val="none" w:sz="0" w:space="0" w:color="auto"/>
                <w:right w:val="none" w:sz="0" w:space="0" w:color="auto"/>
              </w:divBdr>
            </w:div>
            <w:div w:id="1305813443">
              <w:marLeft w:val="0"/>
              <w:marRight w:val="0"/>
              <w:marTop w:val="0"/>
              <w:marBottom w:val="0"/>
              <w:divBdr>
                <w:top w:val="none" w:sz="0" w:space="0" w:color="auto"/>
                <w:left w:val="none" w:sz="0" w:space="0" w:color="auto"/>
                <w:bottom w:val="none" w:sz="0" w:space="0" w:color="auto"/>
                <w:right w:val="none" w:sz="0" w:space="0" w:color="auto"/>
              </w:divBdr>
            </w:div>
            <w:div w:id="1261185667">
              <w:marLeft w:val="0"/>
              <w:marRight w:val="0"/>
              <w:marTop w:val="0"/>
              <w:marBottom w:val="0"/>
              <w:divBdr>
                <w:top w:val="none" w:sz="0" w:space="0" w:color="auto"/>
                <w:left w:val="none" w:sz="0" w:space="0" w:color="auto"/>
                <w:bottom w:val="none" w:sz="0" w:space="0" w:color="auto"/>
                <w:right w:val="none" w:sz="0" w:space="0" w:color="auto"/>
              </w:divBdr>
            </w:div>
            <w:div w:id="1757243116">
              <w:marLeft w:val="0"/>
              <w:marRight w:val="0"/>
              <w:marTop w:val="0"/>
              <w:marBottom w:val="0"/>
              <w:divBdr>
                <w:top w:val="none" w:sz="0" w:space="0" w:color="auto"/>
                <w:left w:val="none" w:sz="0" w:space="0" w:color="auto"/>
                <w:bottom w:val="none" w:sz="0" w:space="0" w:color="auto"/>
                <w:right w:val="none" w:sz="0" w:space="0" w:color="auto"/>
              </w:divBdr>
            </w:div>
            <w:div w:id="309795785">
              <w:marLeft w:val="0"/>
              <w:marRight w:val="0"/>
              <w:marTop w:val="0"/>
              <w:marBottom w:val="0"/>
              <w:divBdr>
                <w:top w:val="none" w:sz="0" w:space="0" w:color="auto"/>
                <w:left w:val="none" w:sz="0" w:space="0" w:color="auto"/>
                <w:bottom w:val="none" w:sz="0" w:space="0" w:color="auto"/>
                <w:right w:val="none" w:sz="0" w:space="0" w:color="auto"/>
              </w:divBdr>
            </w:div>
            <w:div w:id="1900286018">
              <w:marLeft w:val="0"/>
              <w:marRight w:val="0"/>
              <w:marTop w:val="0"/>
              <w:marBottom w:val="0"/>
              <w:divBdr>
                <w:top w:val="none" w:sz="0" w:space="0" w:color="auto"/>
                <w:left w:val="none" w:sz="0" w:space="0" w:color="auto"/>
                <w:bottom w:val="none" w:sz="0" w:space="0" w:color="auto"/>
                <w:right w:val="none" w:sz="0" w:space="0" w:color="auto"/>
              </w:divBdr>
            </w:div>
            <w:div w:id="1378046220">
              <w:marLeft w:val="0"/>
              <w:marRight w:val="0"/>
              <w:marTop w:val="0"/>
              <w:marBottom w:val="0"/>
              <w:divBdr>
                <w:top w:val="none" w:sz="0" w:space="0" w:color="auto"/>
                <w:left w:val="none" w:sz="0" w:space="0" w:color="auto"/>
                <w:bottom w:val="none" w:sz="0" w:space="0" w:color="auto"/>
                <w:right w:val="none" w:sz="0" w:space="0" w:color="auto"/>
              </w:divBdr>
            </w:div>
            <w:div w:id="1534079829">
              <w:marLeft w:val="0"/>
              <w:marRight w:val="0"/>
              <w:marTop w:val="0"/>
              <w:marBottom w:val="0"/>
              <w:divBdr>
                <w:top w:val="none" w:sz="0" w:space="0" w:color="auto"/>
                <w:left w:val="none" w:sz="0" w:space="0" w:color="auto"/>
                <w:bottom w:val="none" w:sz="0" w:space="0" w:color="auto"/>
                <w:right w:val="none" w:sz="0" w:space="0" w:color="auto"/>
              </w:divBdr>
            </w:div>
            <w:div w:id="1522553047">
              <w:marLeft w:val="0"/>
              <w:marRight w:val="0"/>
              <w:marTop w:val="0"/>
              <w:marBottom w:val="0"/>
              <w:divBdr>
                <w:top w:val="none" w:sz="0" w:space="0" w:color="auto"/>
                <w:left w:val="none" w:sz="0" w:space="0" w:color="auto"/>
                <w:bottom w:val="none" w:sz="0" w:space="0" w:color="auto"/>
                <w:right w:val="none" w:sz="0" w:space="0" w:color="auto"/>
              </w:divBdr>
            </w:div>
            <w:div w:id="1429698480">
              <w:marLeft w:val="0"/>
              <w:marRight w:val="0"/>
              <w:marTop w:val="0"/>
              <w:marBottom w:val="0"/>
              <w:divBdr>
                <w:top w:val="none" w:sz="0" w:space="0" w:color="auto"/>
                <w:left w:val="none" w:sz="0" w:space="0" w:color="auto"/>
                <w:bottom w:val="none" w:sz="0" w:space="0" w:color="auto"/>
                <w:right w:val="none" w:sz="0" w:space="0" w:color="auto"/>
              </w:divBdr>
            </w:div>
            <w:div w:id="1334450206">
              <w:marLeft w:val="0"/>
              <w:marRight w:val="0"/>
              <w:marTop w:val="0"/>
              <w:marBottom w:val="0"/>
              <w:divBdr>
                <w:top w:val="none" w:sz="0" w:space="0" w:color="auto"/>
                <w:left w:val="none" w:sz="0" w:space="0" w:color="auto"/>
                <w:bottom w:val="none" w:sz="0" w:space="0" w:color="auto"/>
                <w:right w:val="none" w:sz="0" w:space="0" w:color="auto"/>
              </w:divBdr>
            </w:div>
            <w:div w:id="1452742922">
              <w:marLeft w:val="0"/>
              <w:marRight w:val="0"/>
              <w:marTop w:val="0"/>
              <w:marBottom w:val="0"/>
              <w:divBdr>
                <w:top w:val="none" w:sz="0" w:space="0" w:color="auto"/>
                <w:left w:val="none" w:sz="0" w:space="0" w:color="auto"/>
                <w:bottom w:val="none" w:sz="0" w:space="0" w:color="auto"/>
                <w:right w:val="none" w:sz="0" w:space="0" w:color="auto"/>
              </w:divBdr>
            </w:div>
            <w:div w:id="384791844">
              <w:marLeft w:val="0"/>
              <w:marRight w:val="0"/>
              <w:marTop w:val="0"/>
              <w:marBottom w:val="0"/>
              <w:divBdr>
                <w:top w:val="none" w:sz="0" w:space="0" w:color="auto"/>
                <w:left w:val="none" w:sz="0" w:space="0" w:color="auto"/>
                <w:bottom w:val="none" w:sz="0" w:space="0" w:color="auto"/>
                <w:right w:val="none" w:sz="0" w:space="0" w:color="auto"/>
              </w:divBdr>
            </w:div>
            <w:div w:id="268200819">
              <w:marLeft w:val="0"/>
              <w:marRight w:val="0"/>
              <w:marTop w:val="0"/>
              <w:marBottom w:val="0"/>
              <w:divBdr>
                <w:top w:val="none" w:sz="0" w:space="0" w:color="auto"/>
                <w:left w:val="none" w:sz="0" w:space="0" w:color="auto"/>
                <w:bottom w:val="none" w:sz="0" w:space="0" w:color="auto"/>
                <w:right w:val="none" w:sz="0" w:space="0" w:color="auto"/>
              </w:divBdr>
            </w:div>
            <w:div w:id="1298949723">
              <w:marLeft w:val="0"/>
              <w:marRight w:val="0"/>
              <w:marTop w:val="0"/>
              <w:marBottom w:val="0"/>
              <w:divBdr>
                <w:top w:val="none" w:sz="0" w:space="0" w:color="auto"/>
                <w:left w:val="none" w:sz="0" w:space="0" w:color="auto"/>
                <w:bottom w:val="none" w:sz="0" w:space="0" w:color="auto"/>
                <w:right w:val="none" w:sz="0" w:space="0" w:color="auto"/>
              </w:divBdr>
            </w:div>
            <w:div w:id="1694452819">
              <w:marLeft w:val="0"/>
              <w:marRight w:val="0"/>
              <w:marTop w:val="0"/>
              <w:marBottom w:val="0"/>
              <w:divBdr>
                <w:top w:val="none" w:sz="0" w:space="0" w:color="auto"/>
                <w:left w:val="none" w:sz="0" w:space="0" w:color="auto"/>
                <w:bottom w:val="none" w:sz="0" w:space="0" w:color="auto"/>
                <w:right w:val="none" w:sz="0" w:space="0" w:color="auto"/>
              </w:divBdr>
            </w:div>
            <w:div w:id="453984286">
              <w:marLeft w:val="0"/>
              <w:marRight w:val="0"/>
              <w:marTop w:val="0"/>
              <w:marBottom w:val="0"/>
              <w:divBdr>
                <w:top w:val="none" w:sz="0" w:space="0" w:color="auto"/>
                <w:left w:val="none" w:sz="0" w:space="0" w:color="auto"/>
                <w:bottom w:val="none" w:sz="0" w:space="0" w:color="auto"/>
                <w:right w:val="none" w:sz="0" w:space="0" w:color="auto"/>
              </w:divBdr>
            </w:div>
            <w:div w:id="1245066154">
              <w:marLeft w:val="0"/>
              <w:marRight w:val="0"/>
              <w:marTop w:val="0"/>
              <w:marBottom w:val="0"/>
              <w:divBdr>
                <w:top w:val="none" w:sz="0" w:space="0" w:color="auto"/>
                <w:left w:val="none" w:sz="0" w:space="0" w:color="auto"/>
                <w:bottom w:val="none" w:sz="0" w:space="0" w:color="auto"/>
                <w:right w:val="none" w:sz="0" w:space="0" w:color="auto"/>
              </w:divBdr>
            </w:div>
            <w:div w:id="388309037">
              <w:marLeft w:val="0"/>
              <w:marRight w:val="0"/>
              <w:marTop w:val="0"/>
              <w:marBottom w:val="0"/>
              <w:divBdr>
                <w:top w:val="none" w:sz="0" w:space="0" w:color="auto"/>
                <w:left w:val="none" w:sz="0" w:space="0" w:color="auto"/>
                <w:bottom w:val="none" w:sz="0" w:space="0" w:color="auto"/>
                <w:right w:val="none" w:sz="0" w:space="0" w:color="auto"/>
              </w:divBdr>
            </w:div>
            <w:div w:id="1680040590">
              <w:marLeft w:val="0"/>
              <w:marRight w:val="0"/>
              <w:marTop w:val="0"/>
              <w:marBottom w:val="0"/>
              <w:divBdr>
                <w:top w:val="none" w:sz="0" w:space="0" w:color="auto"/>
                <w:left w:val="none" w:sz="0" w:space="0" w:color="auto"/>
                <w:bottom w:val="none" w:sz="0" w:space="0" w:color="auto"/>
                <w:right w:val="none" w:sz="0" w:space="0" w:color="auto"/>
              </w:divBdr>
            </w:div>
            <w:div w:id="2062248698">
              <w:marLeft w:val="0"/>
              <w:marRight w:val="0"/>
              <w:marTop w:val="0"/>
              <w:marBottom w:val="0"/>
              <w:divBdr>
                <w:top w:val="none" w:sz="0" w:space="0" w:color="auto"/>
                <w:left w:val="none" w:sz="0" w:space="0" w:color="auto"/>
                <w:bottom w:val="none" w:sz="0" w:space="0" w:color="auto"/>
                <w:right w:val="none" w:sz="0" w:space="0" w:color="auto"/>
              </w:divBdr>
            </w:div>
            <w:div w:id="816989858">
              <w:marLeft w:val="0"/>
              <w:marRight w:val="0"/>
              <w:marTop w:val="0"/>
              <w:marBottom w:val="0"/>
              <w:divBdr>
                <w:top w:val="none" w:sz="0" w:space="0" w:color="auto"/>
                <w:left w:val="none" w:sz="0" w:space="0" w:color="auto"/>
                <w:bottom w:val="none" w:sz="0" w:space="0" w:color="auto"/>
                <w:right w:val="none" w:sz="0" w:space="0" w:color="auto"/>
              </w:divBdr>
            </w:div>
            <w:div w:id="1548031719">
              <w:marLeft w:val="0"/>
              <w:marRight w:val="0"/>
              <w:marTop w:val="0"/>
              <w:marBottom w:val="0"/>
              <w:divBdr>
                <w:top w:val="none" w:sz="0" w:space="0" w:color="auto"/>
                <w:left w:val="none" w:sz="0" w:space="0" w:color="auto"/>
                <w:bottom w:val="none" w:sz="0" w:space="0" w:color="auto"/>
                <w:right w:val="none" w:sz="0" w:space="0" w:color="auto"/>
              </w:divBdr>
            </w:div>
            <w:div w:id="395712043">
              <w:marLeft w:val="0"/>
              <w:marRight w:val="0"/>
              <w:marTop w:val="0"/>
              <w:marBottom w:val="0"/>
              <w:divBdr>
                <w:top w:val="none" w:sz="0" w:space="0" w:color="auto"/>
                <w:left w:val="none" w:sz="0" w:space="0" w:color="auto"/>
                <w:bottom w:val="none" w:sz="0" w:space="0" w:color="auto"/>
                <w:right w:val="none" w:sz="0" w:space="0" w:color="auto"/>
              </w:divBdr>
            </w:div>
            <w:div w:id="141388039">
              <w:marLeft w:val="0"/>
              <w:marRight w:val="0"/>
              <w:marTop w:val="0"/>
              <w:marBottom w:val="0"/>
              <w:divBdr>
                <w:top w:val="none" w:sz="0" w:space="0" w:color="auto"/>
                <w:left w:val="none" w:sz="0" w:space="0" w:color="auto"/>
                <w:bottom w:val="none" w:sz="0" w:space="0" w:color="auto"/>
                <w:right w:val="none" w:sz="0" w:space="0" w:color="auto"/>
              </w:divBdr>
            </w:div>
            <w:div w:id="1573464342">
              <w:marLeft w:val="0"/>
              <w:marRight w:val="0"/>
              <w:marTop w:val="0"/>
              <w:marBottom w:val="0"/>
              <w:divBdr>
                <w:top w:val="none" w:sz="0" w:space="0" w:color="auto"/>
                <w:left w:val="none" w:sz="0" w:space="0" w:color="auto"/>
                <w:bottom w:val="none" w:sz="0" w:space="0" w:color="auto"/>
                <w:right w:val="none" w:sz="0" w:space="0" w:color="auto"/>
              </w:divBdr>
            </w:div>
            <w:div w:id="1064792492">
              <w:marLeft w:val="0"/>
              <w:marRight w:val="0"/>
              <w:marTop w:val="0"/>
              <w:marBottom w:val="0"/>
              <w:divBdr>
                <w:top w:val="none" w:sz="0" w:space="0" w:color="auto"/>
                <w:left w:val="none" w:sz="0" w:space="0" w:color="auto"/>
                <w:bottom w:val="none" w:sz="0" w:space="0" w:color="auto"/>
                <w:right w:val="none" w:sz="0" w:space="0" w:color="auto"/>
              </w:divBdr>
            </w:div>
            <w:div w:id="77362320">
              <w:marLeft w:val="0"/>
              <w:marRight w:val="0"/>
              <w:marTop w:val="0"/>
              <w:marBottom w:val="0"/>
              <w:divBdr>
                <w:top w:val="none" w:sz="0" w:space="0" w:color="auto"/>
                <w:left w:val="none" w:sz="0" w:space="0" w:color="auto"/>
                <w:bottom w:val="none" w:sz="0" w:space="0" w:color="auto"/>
                <w:right w:val="none" w:sz="0" w:space="0" w:color="auto"/>
              </w:divBdr>
            </w:div>
            <w:div w:id="1508327484">
              <w:marLeft w:val="0"/>
              <w:marRight w:val="0"/>
              <w:marTop w:val="0"/>
              <w:marBottom w:val="0"/>
              <w:divBdr>
                <w:top w:val="none" w:sz="0" w:space="0" w:color="auto"/>
                <w:left w:val="none" w:sz="0" w:space="0" w:color="auto"/>
                <w:bottom w:val="none" w:sz="0" w:space="0" w:color="auto"/>
                <w:right w:val="none" w:sz="0" w:space="0" w:color="auto"/>
              </w:divBdr>
            </w:div>
            <w:div w:id="1594048572">
              <w:marLeft w:val="0"/>
              <w:marRight w:val="0"/>
              <w:marTop w:val="0"/>
              <w:marBottom w:val="0"/>
              <w:divBdr>
                <w:top w:val="none" w:sz="0" w:space="0" w:color="auto"/>
                <w:left w:val="none" w:sz="0" w:space="0" w:color="auto"/>
                <w:bottom w:val="none" w:sz="0" w:space="0" w:color="auto"/>
                <w:right w:val="none" w:sz="0" w:space="0" w:color="auto"/>
              </w:divBdr>
            </w:div>
            <w:div w:id="1811357806">
              <w:marLeft w:val="0"/>
              <w:marRight w:val="0"/>
              <w:marTop w:val="0"/>
              <w:marBottom w:val="0"/>
              <w:divBdr>
                <w:top w:val="none" w:sz="0" w:space="0" w:color="auto"/>
                <w:left w:val="none" w:sz="0" w:space="0" w:color="auto"/>
                <w:bottom w:val="none" w:sz="0" w:space="0" w:color="auto"/>
                <w:right w:val="none" w:sz="0" w:space="0" w:color="auto"/>
              </w:divBdr>
            </w:div>
            <w:div w:id="541940318">
              <w:marLeft w:val="0"/>
              <w:marRight w:val="0"/>
              <w:marTop w:val="0"/>
              <w:marBottom w:val="0"/>
              <w:divBdr>
                <w:top w:val="none" w:sz="0" w:space="0" w:color="auto"/>
                <w:left w:val="none" w:sz="0" w:space="0" w:color="auto"/>
                <w:bottom w:val="none" w:sz="0" w:space="0" w:color="auto"/>
                <w:right w:val="none" w:sz="0" w:space="0" w:color="auto"/>
              </w:divBdr>
            </w:div>
            <w:div w:id="2043510158">
              <w:marLeft w:val="0"/>
              <w:marRight w:val="0"/>
              <w:marTop w:val="0"/>
              <w:marBottom w:val="0"/>
              <w:divBdr>
                <w:top w:val="none" w:sz="0" w:space="0" w:color="auto"/>
                <w:left w:val="none" w:sz="0" w:space="0" w:color="auto"/>
                <w:bottom w:val="none" w:sz="0" w:space="0" w:color="auto"/>
                <w:right w:val="none" w:sz="0" w:space="0" w:color="auto"/>
              </w:divBdr>
            </w:div>
            <w:div w:id="1505781090">
              <w:marLeft w:val="0"/>
              <w:marRight w:val="0"/>
              <w:marTop w:val="0"/>
              <w:marBottom w:val="0"/>
              <w:divBdr>
                <w:top w:val="none" w:sz="0" w:space="0" w:color="auto"/>
                <w:left w:val="none" w:sz="0" w:space="0" w:color="auto"/>
                <w:bottom w:val="none" w:sz="0" w:space="0" w:color="auto"/>
                <w:right w:val="none" w:sz="0" w:space="0" w:color="auto"/>
              </w:divBdr>
            </w:div>
            <w:div w:id="2043165803">
              <w:marLeft w:val="0"/>
              <w:marRight w:val="0"/>
              <w:marTop w:val="0"/>
              <w:marBottom w:val="0"/>
              <w:divBdr>
                <w:top w:val="none" w:sz="0" w:space="0" w:color="auto"/>
                <w:left w:val="none" w:sz="0" w:space="0" w:color="auto"/>
                <w:bottom w:val="none" w:sz="0" w:space="0" w:color="auto"/>
                <w:right w:val="none" w:sz="0" w:space="0" w:color="auto"/>
              </w:divBdr>
            </w:div>
            <w:div w:id="1660885615">
              <w:marLeft w:val="0"/>
              <w:marRight w:val="0"/>
              <w:marTop w:val="0"/>
              <w:marBottom w:val="0"/>
              <w:divBdr>
                <w:top w:val="none" w:sz="0" w:space="0" w:color="auto"/>
                <w:left w:val="none" w:sz="0" w:space="0" w:color="auto"/>
                <w:bottom w:val="none" w:sz="0" w:space="0" w:color="auto"/>
                <w:right w:val="none" w:sz="0" w:space="0" w:color="auto"/>
              </w:divBdr>
            </w:div>
            <w:div w:id="845100544">
              <w:marLeft w:val="0"/>
              <w:marRight w:val="0"/>
              <w:marTop w:val="0"/>
              <w:marBottom w:val="0"/>
              <w:divBdr>
                <w:top w:val="none" w:sz="0" w:space="0" w:color="auto"/>
                <w:left w:val="none" w:sz="0" w:space="0" w:color="auto"/>
                <w:bottom w:val="none" w:sz="0" w:space="0" w:color="auto"/>
                <w:right w:val="none" w:sz="0" w:space="0" w:color="auto"/>
              </w:divBdr>
            </w:div>
            <w:div w:id="1224365832">
              <w:marLeft w:val="0"/>
              <w:marRight w:val="0"/>
              <w:marTop w:val="0"/>
              <w:marBottom w:val="0"/>
              <w:divBdr>
                <w:top w:val="none" w:sz="0" w:space="0" w:color="auto"/>
                <w:left w:val="none" w:sz="0" w:space="0" w:color="auto"/>
                <w:bottom w:val="none" w:sz="0" w:space="0" w:color="auto"/>
                <w:right w:val="none" w:sz="0" w:space="0" w:color="auto"/>
              </w:divBdr>
            </w:div>
            <w:div w:id="1868980979">
              <w:marLeft w:val="0"/>
              <w:marRight w:val="0"/>
              <w:marTop w:val="0"/>
              <w:marBottom w:val="0"/>
              <w:divBdr>
                <w:top w:val="none" w:sz="0" w:space="0" w:color="auto"/>
                <w:left w:val="none" w:sz="0" w:space="0" w:color="auto"/>
                <w:bottom w:val="none" w:sz="0" w:space="0" w:color="auto"/>
                <w:right w:val="none" w:sz="0" w:space="0" w:color="auto"/>
              </w:divBdr>
            </w:div>
            <w:div w:id="508839438">
              <w:marLeft w:val="0"/>
              <w:marRight w:val="0"/>
              <w:marTop w:val="0"/>
              <w:marBottom w:val="0"/>
              <w:divBdr>
                <w:top w:val="none" w:sz="0" w:space="0" w:color="auto"/>
                <w:left w:val="none" w:sz="0" w:space="0" w:color="auto"/>
                <w:bottom w:val="none" w:sz="0" w:space="0" w:color="auto"/>
                <w:right w:val="none" w:sz="0" w:space="0" w:color="auto"/>
              </w:divBdr>
            </w:div>
            <w:div w:id="814756673">
              <w:marLeft w:val="0"/>
              <w:marRight w:val="0"/>
              <w:marTop w:val="0"/>
              <w:marBottom w:val="0"/>
              <w:divBdr>
                <w:top w:val="none" w:sz="0" w:space="0" w:color="auto"/>
                <w:left w:val="none" w:sz="0" w:space="0" w:color="auto"/>
                <w:bottom w:val="none" w:sz="0" w:space="0" w:color="auto"/>
                <w:right w:val="none" w:sz="0" w:space="0" w:color="auto"/>
              </w:divBdr>
            </w:div>
            <w:div w:id="1841238088">
              <w:marLeft w:val="0"/>
              <w:marRight w:val="0"/>
              <w:marTop w:val="0"/>
              <w:marBottom w:val="0"/>
              <w:divBdr>
                <w:top w:val="none" w:sz="0" w:space="0" w:color="auto"/>
                <w:left w:val="none" w:sz="0" w:space="0" w:color="auto"/>
                <w:bottom w:val="none" w:sz="0" w:space="0" w:color="auto"/>
                <w:right w:val="none" w:sz="0" w:space="0" w:color="auto"/>
              </w:divBdr>
            </w:div>
            <w:div w:id="353582700">
              <w:marLeft w:val="0"/>
              <w:marRight w:val="0"/>
              <w:marTop w:val="0"/>
              <w:marBottom w:val="0"/>
              <w:divBdr>
                <w:top w:val="none" w:sz="0" w:space="0" w:color="auto"/>
                <w:left w:val="none" w:sz="0" w:space="0" w:color="auto"/>
                <w:bottom w:val="none" w:sz="0" w:space="0" w:color="auto"/>
                <w:right w:val="none" w:sz="0" w:space="0" w:color="auto"/>
              </w:divBdr>
            </w:div>
            <w:div w:id="1208302140">
              <w:marLeft w:val="0"/>
              <w:marRight w:val="0"/>
              <w:marTop w:val="0"/>
              <w:marBottom w:val="0"/>
              <w:divBdr>
                <w:top w:val="none" w:sz="0" w:space="0" w:color="auto"/>
                <w:left w:val="none" w:sz="0" w:space="0" w:color="auto"/>
                <w:bottom w:val="none" w:sz="0" w:space="0" w:color="auto"/>
                <w:right w:val="none" w:sz="0" w:space="0" w:color="auto"/>
              </w:divBdr>
            </w:div>
            <w:div w:id="769006758">
              <w:marLeft w:val="0"/>
              <w:marRight w:val="0"/>
              <w:marTop w:val="0"/>
              <w:marBottom w:val="0"/>
              <w:divBdr>
                <w:top w:val="none" w:sz="0" w:space="0" w:color="auto"/>
                <w:left w:val="none" w:sz="0" w:space="0" w:color="auto"/>
                <w:bottom w:val="none" w:sz="0" w:space="0" w:color="auto"/>
                <w:right w:val="none" w:sz="0" w:space="0" w:color="auto"/>
              </w:divBdr>
            </w:div>
            <w:div w:id="466046463">
              <w:marLeft w:val="0"/>
              <w:marRight w:val="0"/>
              <w:marTop w:val="0"/>
              <w:marBottom w:val="0"/>
              <w:divBdr>
                <w:top w:val="none" w:sz="0" w:space="0" w:color="auto"/>
                <w:left w:val="none" w:sz="0" w:space="0" w:color="auto"/>
                <w:bottom w:val="none" w:sz="0" w:space="0" w:color="auto"/>
                <w:right w:val="none" w:sz="0" w:space="0" w:color="auto"/>
              </w:divBdr>
            </w:div>
            <w:div w:id="1200777189">
              <w:marLeft w:val="0"/>
              <w:marRight w:val="0"/>
              <w:marTop w:val="0"/>
              <w:marBottom w:val="0"/>
              <w:divBdr>
                <w:top w:val="none" w:sz="0" w:space="0" w:color="auto"/>
                <w:left w:val="none" w:sz="0" w:space="0" w:color="auto"/>
                <w:bottom w:val="none" w:sz="0" w:space="0" w:color="auto"/>
                <w:right w:val="none" w:sz="0" w:space="0" w:color="auto"/>
              </w:divBdr>
            </w:div>
            <w:div w:id="1773282870">
              <w:marLeft w:val="0"/>
              <w:marRight w:val="0"/>
              <w:marTop w:val="0"/>
              <w:marBottom w:val="0"/>
              <w:divBdr>
                <w:top w:val="none" w:sz="0" w:space="0" w:color="auto"/>
                <w:left w:val="none" w:sz="0" w:space="0" w:color="auto"/>
                <w:bottom w:val="none" w:sz="0" w:space="0" w:color="auto"/>
                <w:right w:val="none" w:sz="0" w:space="0" w:color="auto"/>
              </w:divBdr>
            </w:div>
            <w:div w:id="123279776">
              <w:marLeft w:val="0"/>
              <w:marRight w:val="0"/>
              <w:marTop w:val="0"/>
              <w:marBottom w:val="0"/>
              <w:divBdr>
                <w:top w:val="none" w:sz="0" w:space="0" w:color="auto"/>
                <w:left w:val="none" w:sz="0" w:space="0" w:color="auto"/>
                <w:bottom w:val="none" w:sz="0" w:space="0" w:color="auto"/>
                <w:right w:val="none" w:sz="0" w:space="0" w:color="auto"/>
              </w:divBdr>
            </w:div>
            <w:div w:id="286208109">
              <w:marLeft w:val="0"/>
              <w:marRight w:val="0"/>
              <w:marTop w:val="0"/>
              <w:marBottom w:val="0"/>
              <w:divBdr>
                <w:top w:val="none" w:sz="0" w:space="0" w:color="auto"/>
                <w:left w:val="none" w:sz="0" w:space="0" w:color="auto"/>
                <w:bottom w:val="none" w:sz="0" w:space="0" w:color="auto"/>
                <w:right w:val="none" w:sz="0" w:space="0" w:color="auto"/>
              </w:divBdr>
            </w:div>
            <w:div w:id="1731802312">
              <w:marLeft w:val="0"/>
              <w:marRight w:val="0"/>
              <w:marTop w:val="0"/>
              <w:marBottom w:val="0"/>
              <w:divBdr>
                <w:top w:val="none" w:sz="0" w:space="0" w:color="auto"/>
                <w:left w:val="none" w:sz="0" w:space="0" w:color="auto"/>
                <w:bottom w:val="none" w:sz="0" w:space="0" w:color="auto"/>
                <w:right w:val="none" w:sz="0" w:space="0" w:color="auto"/>
              </w:divBdr>
            </w:div>
            <w:div w:id="2099674460">
              <w:marLeft w:val="0"/>
              <w:marRight w:val="0"/>
              <w:marTop w:val="0"/>
              <w:marBottom w:val="0"/>
              <w:divBdr>
                <w:top w:val="none" w:sz="0" w:space="0" w:color="auto"/>
                <w:left w:val="none" w:sz="0" w:space="0" w:color="auto"/>
                <w:bottom w:val="none" w:sz="0" w:space="0" w:color="auto"/>
                <w:right w:val="none" w:sz="0" w:space="0" w:color="auto"/>
              </w:divBdr>
            </w:div>
            <w:div w:id="1836647472">
              <w:marLeft w:val="0"/>
              <w:marRight w:val="0"/>
              <w:marTop w:val="0"/>
              <w:marBottom w:val="0"/>
              <w:divBdr>
                <w:top w:val="none" w:sz="0" w:space="0" w:color="auto"/>
                <w:left w:val="none" w:sz="0" w:space="0" w:color="auto"/>
                <w:bottom w:val="none" w:sz="0" w:space="0" w:color="auto"/>
                <w:right w:val="none" w:sz="0" w:space="0" w:color="auto"/>
              </w:divBdr>
            </w:div>
            <w:div w:id="877199530">
              <w:marLeft w:val="0"/>
              <w:marRight w:val="0"/>
              <w:marTop w:val="0"/>
              <w:marBottom w:val="0"/>
              <w:divBdr>
                <w:top w:val="none" w:sz="0" w:space="0" w:color="auto"/>
                <w:left w:val="none" w:sz="0" w:space="0" w:color="auto"/>
                <w:bottom w:val="none" w:sz="0" w:space="0" w:color="auto"/>
                <w:right w:val="none" w:sz="0" w:space="0" w:color="auto"/>
              </w:divBdr>
            </w:div>
            <w:div w:id="2080252713">
              <w:marLeft w:val="0"/>
              <w:marRight w:val="0"/>
              <w:marTop w:val="0"/>
              <w:marBottom w:val="0"/>
              <w:divBdr>
                <w:top w:val="none" w:sz="0" w:space="0" w:color="auto"/>
                <w:left w:val="none" w:sz="0" w:space="0" w:color="auto"/>
                <w:bottom w:val="none" w:sz="0" w:space="0" w:color="auto"/>
                <w:right w:val="none" w:sz="0" w:space="0" w:color="auto"/>
              </w:divBdr>
            </w:div>
            <w:div w:id="1888829979">
              <w:marLeft w:val="0"/>
              <w:marRight w:val="0"/>
              <w:marTop w:val="0"/>
              <w:marBottom w:val="0"/>
              <w:divBdr>
                <w:top w:val="none" w:sz="0" w:space="0" w:color="auto"/>
                <w:left w:val="none" w:sz="0" w:space="0" w:color="auto"/>
                <w:bottom w:val="none" w:sz="0" w:space="0" w:color="auto"/>
                <w:right w:val="none" w:sz="0" w:space="0" w:color="auto"/>
              </w:divBdr>
            </w:div>
            <w:div w:id="833034554">
              <w:marLeft w:val="0"/>
              <w:marRight w:val="0"/>
              <w:marTop w:val="0"/>
              <w:marBottom w:val="0"/>
              <w:divBdr>
                <w:top w:val="none" w:sz="0" w:space="0" w:color="auto"/>
                <w:left w:val="none" w:sz="0" w:space="0" w:color="auto"/>
                <w:bottom w:val="none" w:sz="0" w:space="0" w:color="auto"/>
                <w:right w:val="none" w:sz="0" w:space="0" w:color="auto"/>
              </w:divBdr>
            </w:div>
            <w:div w:id="1723673062">
              <w:marLeft w:val="0"/>
              <w:marRight w:val="0"/>
              <w:marTop w:val="0"/>
              <w:marBottom w:val="0"/>
              <w:divBdr>
                <w:top w:val="none" w:sz="0" w:space="0" w:color="auto"/>
                <w:left w:val="none" w:sz="0" w:space="0" w:color="auto"/>
                <w:bottom w:val="none" w:sz="0" w:space="0" w:color="auto"/>
                <w:right w:val="none" w:sz="0" w:space="0" w:color="auto"/>
              </w:divBdr>
            </w:div>
            <w:div w:id="1880168151">
              <w:marLeft w:val="0"/>
              <w:marRight w:val="0"/>
              <w:marTop w:val="0"/>
              <w:marBottom w:val="0"/>
              <w:divBdr>
                <w:top w:val="none" w:sz="0" w:space="0" w:color="auto"/>
                <w:left w:val="none" w:sz="0" w:space="0" w:color="auto"/>
                <w:bottom w:val="none" w:sz="0" w:space="0" w:color="auto"/>
                <w:right w:val="none" w:sz="0" w:space="0" w:color="auto"/>
              </w:divBdr>
            </w:div>
            <w:div w:id="1311179849">
              <w:marLeft w:val="0"/>
              <w:marRight w:val="0"/>
              <w:marTop w:val="0"/>
              <w:marBottom w:val="0"/>
              <w:divBdr>
                <w:top w:val="none" w:sz="0" w:space="0" w:color="auto"/>
                <w:left w:val="none" w:sz="0" w:space="0" w:color="auto"/>
                <w:bottom w:val="none" w:sz="0" w:space="0" w:color="auto"/>
                <w:right w:val="none" w:sz="0" w:space="0" w:color="auto"/>
              </w:divBdr>
            </w:div>
            <w:div w:id="1976640444">
              <w:marLeft w:val="0"/>
              <w:marRight w:val="0"/>
              <w:marTop w:val="0"/>
              <w:marBottom w:val="0"/>
              <w:divBdr>
                <w:top w:val="none" w:sz="0" w:space="0" w:color="auto"/>
                <w:left w:val="none" w:sz="0" w:space="0" w:color="auto"/>
                <w:bottom w:val="none" w:sz="0" w:space="0" w:color="auto"/>
                <w:right w:val="none" w:sz="0" w:space="0" w:color="auto"/>
              </w:divBdr>
            </w:div>
            <w:div w:id="136075210">
              <w:marLeft w:val="0"/>
              <w:marRight w:val="0"/>
              <w:marTop w:val="0"/>
              <w:marBottom w:val="0"/>
              <w:divBdr>
                <w:top w:val="none" w:sz="0" w:space="0" w:color="auto"/>
                <w:left w:val="none" w:sz="0" w:space="0" w:color="auto"/>
                <w:bottom w:val="none" w:sz="0" w:space="0" w:color="auto"/>
                <w:right w:val="none" w:sz="0" w:space="0" w:color="auto"/>
              </w:divBdr>
            </w:div>
            <w:div w:id="1939170932">
              <w:marLeft w:val="0"/>
              <w:marRight w:val="0"/>
              <w:marTop w:val="0"/>
              <w:marBottom w:val="0"/>
              <w:divBdr>
                <w:top w:val="none" w:sz="0" w:space="0" w:color="auto"/>
                <w:left w:val="none" w:sz="0" w:space="0" w:color="auto"/>
                <w:bottom w:val="none" w:sz="0" w:space="0" w:color="auto"/>
                <w:right w:val="none" w:sz="0" w:space="0" w:color="auto"/>
              </w:divBdr>
            </w:div>
            <w:div w:id="471943027">
              <w:marLeft w:val="0"/>
              <w:marRight w:val="0"/>
              <w:marTop w:val="0"/>
              <w:marBottom w:val="0"/>
              <w:divBdr>
                <w:top w:val="none" w:sz="0" w:space="0" w:color="auto"/>
                <w:left w:val="none" w:sz="0" w:space="0" w:color="auto"/>
                <w:bottom w:val="none" w:sz="0" w:space="0" w:color="auto"/>
                <w:right w:val="none" w:sz="0" w:space="0" w:color="auto"/>
              </w:divBdr>
            </w:div>
            <w:div w:id="920717204">
              <w:marLeft w:val="0"/>
              <w:marRight w:val="0"/>
              <w:marTop w:val="0"/>
              <w:marBottom w:val="0"/>
              <w:divBdr>
                <w:top w:val="none" w:sz="0" w:space="0" w:color="auto"/>
                <w:left w:val="none" w:sz="0" w:space="0" w:color="auto"/>
                <w:bottom w:val="none" w:sz="0" w:space="0" w:color="auto"/>
                <w:right w:val="none" w:sz="0" w:space="0" w:color="auto"/>
              </w:divBdr>
            </w:div>
            <w:div w:id="1051462969">
              <w:marLeft w:val="0"/>
              <w:marRight w:val="0"/>
              <w:marTop w:val="0"/>
              <w:marBottom w:val="0"/>
              <w:divBdr>
                <w:top w:val="none" w:sz="0" w:space="0" w:color="auto"/>
                <w:left w:val="none" w:sz="0" w:space="0" w:color="auto"/>
                <w:bottom w:val="none" w:sz="0" w:space="0" w:color="auto"/>
                <w:right w:val="none" w:sz="0" w:space="0" w:color="auto"/>
              </w:divBdr>
            </w:div>
            <w:div w:id="1415934888">
              <w:marLeft w:val="0"/>
              <w:marRight w:val="0"/>
              <w:marTop w:val="0"/>
              <w:marBottom w:val="0"/>
              <w:divBdr>
                <w:top w:val="none" w:sz="0" w:space="0" w:color="auto"/>
                <w:left w:val="none" w:sz="0" w:space="0" w:color="auto"/>
                <w:bottom w:val="none" w:sz="0" w:space="0" w:color="auto"/>
                <w:right w:val="none" w:sz="0" w:space="0" w:color="auto"/>
              </w:divBdr>
            </w:div>
            <w:div w:id="370617881">
              <w:marLeft w:val="0"/>
              <w:marRight w:val="0"/>
              <w:marTop w:val="0"/>
              <w:marBottom w:val="0"/>
              <w:divBdr>
                <w:top w:val="none" w:sz="0" w:space="0" w:color="auto"/>
                <w:left w:val="none" w:sz="0" w:space="0" w:color="auto"/>
                <w:bottom w:val="none" w:sz="0" w:space="0" w:color="auto"/>
                <w:right w:val="none" w:sz="0" w:space="0" w:color="auto"/>
              </w:divBdr>
            </w:div>
            <w:div w:id="345792567">
              <w:marLeft w:val="0"/>
              <w:marRight w:val="0"/>
              <w:marTop w:val="0"/>
              <w:marBottom w:val="0"/>
              <w:divBdr>
                <w:top w:val="none" w:sz="0" w:space="0" w:color="auto"/>
                <w:left w:val="none" w:sz="0" w:space="0" w:color="auto"/>
                <w:bottom w:val="none" w:sz="0" w:space="0" w:color="auto"/>
                <w:right w:val="none" w:sz="0" w:space="0" w:color="auto"/>
              </w:divBdr>
            </w:div>
            <w:div w:id="818692057">
              <w:marLeft w:val="0"/>
              <w:marRight w:val="0"/>
              <w:marTop w:val="0"/>
              <w:marBottom w:val="0"/>
              <w:divBdr>
                <w:top w:val="none" w:sz="0" w:space="0" w:color="auto"/>
                <w:left w:val="none" w:sz="0" w:space="0" w:color="auto"/>
                <w:bottom w:val="none" w:sz="0" w:space="0" w:color="auto"/>
                <w:right w:val="none" w:sz="0" w:space="0" w:color="auto"/>
              </w:divBdr>
            </w:div>
            <w:div w:id="2083407927">
              <w:marLeft w:val="0"/>
              <w:marRight w:val="0"/>
              <w:marTop w:val="0"/>
              <w:marBottom w:val="0"/>
              <w:divBdr>
                <w:top w:val="none" w:sz="0" w:space="0" w:color="auto"/>
                <w:left w:val="none" w:sz="0" w:space="0" w:color="auto"/>
                <w:bottom w:val="none" w:sz="0" w:space="0" w:color="auto"/>
                <w:right w:val="none" w:sz="0" w:space="0" w:color="auto"/>
              </w:divBdr>
            </w:div>
            <w:div w:id="2052729197">
              <w:marLeft w:val="0"/>
              <w:marRight w:val="0"/>
              <w:marTop w:val="0"/>
              <w:marBottom w:val="0"/>
              <w:divBdr>
                <w:top w:val="none" w:sz="0" w:space="0" w:color="auto"/>
                <w:left w:val="none" w:sz="0" w:space="0" w:color="auto"/>
                <w:bottom w:val="none" w:sz="0" w:space="0" w:color="auto"/>
                <w:right w:val="none" w:sz="0" w:space="0" w:color="auto"/>
              </w:divBdr>
            </w:div>
            <w:div w:id="1404640701">
              <w:marLeft w:val="0"/>
              <w:marRight w:val="0"/>
              <w:marTop w:val="0"/>
              <w:marBottom w:val="0"/>
              <w:divBdr>
                <w:top w:val="none" w:sz="0" w:space="0" w:color="auto"/>
                <w:left w:val="none" w:sz="0" w:space="0" w:color="auto"/>
                <w:bottom w:val="none" w:sz="0" w:space="0" w:color="auto"/>
                <w:right w:val="none" w:sz="0" w:space="0" w:color="auto"/>
              </w:divBdr>
            </w:div>
            <w:div w:id="1655182121">
              <w:marLeft w:val="0"/>
              <w:marRight w:val="0"/>
              <w:marTop w:val="0"/>
              <w:marBottom w:val="0"/>
              <w:divBdr>
                <w:top w:val="none" w:sz="0" w:space="0" w:color="auto"/>
                <w:left w:val="none" w:sz="0" w:space="0" w:color="auto"/>
                <w:bottom w:val="none" w:sz="0" w:space="0" w:color="auto"/>
                <w:right w:val="none" w:sz="0" w:space="0" w:color="auto"/>
              </w:divBdr>
            </w:div>
            <w:div w:id="598493111">
              <w:marLeft w:val="0"/>
              <w:marRight w:val="0"/>
              <w:marTop w:val="0"/>
              <w:marBottom w:val="0"/>
              <w:divBdr>
                <w:top w:val="none" w:sz="0" w:space="0" w:color="auto"/>
                <w:left w:val="none" w:sz="0" w:space="0" w:color="auto"/>
                <w:bottom w:val="none" w:sz="0" w:space="0" w:color="auto"/>
                <w:right w:val="none" w:sz="0" w:space="0" w:color="auto"/>
              </w:divBdr>
            </w:div>
            <w:div w:id="1303729585">
              <w:marLeft w:val="0"/>
              <w:marRight w:val="0"/>
              <w:marTop w:val="0"/>
              <w:marBottom w:val="0"/>
              <w:divBdr>
                <w:top w:val="none" w:sz="0" w:space="0" w:color="auto"/>
                <w:left w:val="none" w:sz="0" w:space="0" w:color="auto"/>
                <w:bottom w:val="none" w:sz="0" w:space="0" w:color="auto"/>
                <w:right w:val="none" w:sz="0" w:space="0" w:color="auto"/>
              </w:divBdr>
            </w:div>
            <w:div w:id="324237938">
              <w:marLeft w:val="0"/>
              <w:marRight w:val="0"/>
              <w:marTop w:val="0"/>
              <w:marBottom w:val="0"/>
              <w:divBdr>
                <w:top w:val="none" w:sz="0" w:space="0" w:color="auto"/>
                <w:left w:val="none" w:sz="0" w:space="0" w:color="auto"/>
                <w:bottom w:val="none" w:sz="0" w:space="0" w:color="auto"/>
                <w:right w:val="none" w:sz="0" w:space="0" w:color="auto"/>
              </w:divBdr>
            </w:div>
            <w:div w:id="229537269">
              <w:marLeft w:val="0"/>
              <w:marRight w:val="0"/>
              <w:marTop w:val="0"/>
              <w:marBottom w:val="0"/>
              <w:divBdr>
                <w:top w:val="none" w:sz="0" w:space="0" w:color="auto"/>
                <w:left w:val="none" w:sz="0" w:space="0" w:color="auto"/>
                <w:bottom w:val="none" w:sz="0" w:space="0" w:color="auto"/>
                <w:right w:val="none" w:sz="0" w:space="0" w:color="auto"/>
              </w:divBdr>
            </w:div>
            <w:div w:id="1952860185">
              <w:marLeft w:val="0"/>
              <w:marRight w:val="0"/>
              <w:marTop w:val="0"/>
              <w:marBottom w:val="0"/>
              <w:divBdr>
                <w:top w:val="none" w:sz="0" w:space="0" w:color="auto"/>
                <w:left w:val="none" w:sz="0" w:space="0" w:color="auto"/>
                <w:bottom w:val="none" w:sz="0" w:space="0" w:color="auto"/>
                <w:right w:val="none" w:sz="0" w:space="0" w:color="auto"/>
              </w:divBdr>
            </w:div>
            <w:div w:id="43993312">
              <w:marLeft w:val="0"/>
              <w:marRight w:val="0"/>
              <w:marTop w:val="0"/>
              <w:marBottom w:val="0"/>
              <w:divBdr>
                <w:top w:val="none" w:sz="0" w:space="0" w:color="auto"/>
                <w:left w:val="none" w:sz="0" w:space="0" w:color="auto"/>
                <w:bottom w:val="none" w:sz="0" w:space="0" w:color="auto"/>
                <w:right w:val="none" w:sz="0" w:space="0" w:color="auto"/>
              </w:divBdr>
            </w:div>
            <w:div w:id="1687250145">
              <w:marLeft w:val="0"/>
              <w:marRight w:val="0"/>
              <w:marTop w:val="0"/>
              <w:marBottom w:val="0"/>
              <w:divBdr>
                <w:top w:val="none" w:sz="0" w:space="0" w:color="auto"/>
                <w:left w:val="none" w:sz="0" w:space="0" w:color="auto"/>
                <w:bottom w:val="none" w:sz="0" w:space="0" w:color="auto"/>
                <w:right w:val="none" w:sz="0" w:space="0" w:color="auto"/>
              </w:divBdr>
            </w:div>
            <w:div w:id="637108000">
              <w:marLeft w:val="0"/>
              <w:marRight w:val="0"/>
              <w:marTop w:val="0"/>
              <w:marBottom w:val="0"/>
              <w:divBdr>
                <w:top w:val="none" w:sz="0" w:space="0" w:color="auto"/>
                <w:left w:val="none" w:sz="0" w:space="0" w:color="auto"/>
                <w:bottom w:val="none" w:sz="0" w:space="0" w:color="auto"/>
                <w:right w:val="none" w:sz="0" w:space="0" w:color="auto"/>
              </w:divBdr>
            </w:div>
            <w:div w:id="428356397">
              <w:marLeft w:val="0"/>
              <w:marRight w:val="0"/>
              <w:marTop w:val="0"/>
              <w:marBottom w:val="0"/>
              <w:divBdr>
                <w:top w:val="none" w:sz="0" w:space="0" w:color="auto"/>
                <w:left w:val="none" w:sz="0" w:space="0" w:color="auto"/>
                <w:bottom w:val="none" w:sz="0" w:space="0" w:color="auto"/>
                <w:right w:val="none" w:sz="0" w:space="0" w:color="auto"/>
              </w:divBdr>
            </w:div>
            <w:div w:id="1395811155">
              <w:marLeft w:val="0"/>
              <w:marRight w:val="0"/>
              <w:marTop w:val="0"/>
              <w:marBottom w:val="0"/>
              <w:divBdr>
                <w:top w:val="none" w:sz="0" w:space="0" w:color="auto"/>
                <w:left w:val="none" w:sz="0" w:space="0" w:color="auto"/>
                <w:bottom w:val="none" w:sz="0" w:space="0" w:color="auto"/>
                <w:right w:val="none" w:sz="0" w:space="0" w:color="auto"/>
              </w:divBdr>
            </w:div>
            <w:div w:id="51392012">
              <w:marLeft w:val="0"/>
              <w:marRight w:val="0"/>
              <w:marTop w:val="0"/>
              <w:marBottom w:val="0"/>
              <w:divBdr>
                <w:top w:val="none" w:sz="0" w:space="0" w:color="auto"/>
                <w:left w:val="none" w:sz="0" w:space="0" w:color="auto"/>
                <w:bottom w:val="none" w:sz="0" w:space="0" w:color="auto"/>
                <w:right w:val="none" w:sz="0" w:space="0" w:color="auto"/>
              </w:divBdr>
            </w:div>
            <w:div w:id="345912811">
              <w:marLeft w:val="0"/>
              <w:marRight w:val="0"/>
              <w:marTop w:val="0"/>
              <w:marBottom w:val="0"/>
              <w:divBdr>
                <w:top w:val="none" w:sz="0" w:space="0" w:color="auto"/>
                <w:left w:val="none" w:sz="0" w:space="0" w:color="auto"/>
                <w:bottom w:val="none" w:sz="0" w:space="0" w:color="auto"/>
                <w:right w:val="none" w:sz="0" w:space="0" w:color="auto"/>
              </w:divBdr>
            </w:div>
            <w:div w:id="118302536">
              <w:marLeft w:val="0"/>
              <w:marRight w:val="0"/>
              <w:marTop w:val="0"/>
              <w:marBottom w:val="0"/>
              <w:divBdr>
                <w:top w:val="none" w:sz="0" w:space="0" w:color="auto"/>
                <w:left w:val="none" w:sz="0" w:space="0" w:color="auto"/>
                <w:bottom w:val="none" w:sz="0" w:space="0" w:color="auto"/>
                <w:right w:val="none" w:sz="0" w:space="0" w:color="auto"/>
              </w:divBdr>
            </w:div>
            <w:div w:id="70666849">
              <w:marLeft w:val="0"/>
              <w:marRight w:val="0"/>
              <w:marTop w:val="0"/>
              <w:marBottom w:val="0"/>
              <w:divBdr>
                <w:top w:val="none" w:sz="0" w:space="0" w:color="auto"/>
                <w:left w:val="none" w:sz="0" w:space="0" w:color="auto"/>
                <w:bottom w:val="none" w:sz="0" w:space="0" w:color="auto"/>
                <w:right w:val="none" w:sz="0" w:space="0" w:color="auto"/>
              </w:divBdr>
            </w:div>
            <w:div w:id="2116366779">
              <w:marLeft w:val="0"/>
              <w:marRight w:val="0"/>
              <w:marTop w:val="0"/>
              <w:marBottom w:val="0"/>
              <w:divBdr>
                <w:top w:val="none" w:sz="0" w:space="0" w:color="auto"/>
                <w:left w:val="none" w:sz="0" w:space="0" w:color="auto"/>
                <w:bottom w:val="none" w:sz="0" w:space="0" w:color="auto"/>
                <w:right w:val="none" w:sz="0" w:space="0" w:color="auto"/>
              </w:divBdr>
            </w:div>
            <w:div w:id="1972593145">
              <w:marLeft w:val="0"/>
              <w:marRight w:val="0"/>
              <w:marTop w:val="0"/>
              <w:marBottom w:val="0"/>
              <w:divBdr>
                <w:top w:val="none" w:sz="0" w:space="0" w:color="auto"/>
                <w:left w:val="none" w:sz="0" w:space="0" w:color="auto"/>
                <w:bottom w:val="none" w:sz="0" w:space="0" w:color="auto"/>
                <w:right w:val="none" w:sz="0" w:space="0" w:color="auto"/>
              </w:divBdr>
            </w:div>
            <w:div w:id="1124348290">
              <w:marLeft w:val="0"/>
              <w:marRight w:val="0"/>
              <w:marTop w:val="0"/>
              <w:marBottom w:val="0"/>
              <w:divBdr>
                <w:top w:val="none" w:sz="0" w:space="0" w:color="auto"/>
                <w:left w:val="none" w:sz="0" w:space="0" w:color="auto"/>
                <w:bottom w:val="none" w:sz="0" w:space="0" w:color="auto"/>
                <w:right w:val="none" w:sz="0" w:space="0" w:color="auto"/>
              </w:divBdr>
            </w:div>
            <w:div w:id="1857845099">
              <w:marLeft w:val="0"/>
              <w:marRight w:val="0"/>
              <w:marTop w:val="0"/>
              <w:marBottom w:val="0"/>
              <w:divBdr>
                <w:top w:val="none" w:sz="0" w:space="0" w:color="auto"/>
                <w:left w:val="none" w:sz="0" w:space="0" w:color="auto"/>
                <w:bottom w:val="none" w:sz="0" w:space="0" w:color="auto"/>
                <w:right w:val="none" w:sz="0" w:space="0" w:color="auto"/>
              </w:divBdr>
            </w:div>
            <w:div w:id="1853688682">
              <w:marLeft w:val="0"/>
              <w:marRight w:val="0"/>
              <w:marTop w:val="0"/>
              <w:marBottom w:val="0"/>
              <w:divBdr>
                <w:top w:val="none" w:sz="0" w:space="0" w:color="auto"/>
                <w:left w:val="none" w:sz="0" w:space="0" w:color="auto"/>
                <w:bottom w:val="none" w:sz="0" w:space="0" w:color="auto"/>
                <w:right w:val="none" w:sz="0" w:space="0" w:color="auto"/>
              </w:divBdr>
            </w:div>
            <w:div w:id="1568145682">
              <w:marLeft w:val="0"/>
              <w:marRight w:val="0"/>
              <w:marTop w:val="0"/>
              <w:marBottom w:val="0"/>
              <w:divBdr>
                <w:top w:val="none" w:sz="0" w:space="0" w:color="auto"/>
                <w:left w:val="none" w:sz="0" w:space="0" w:color="auto"/>
                <w:bottom w:val="none" w:sz="0" w:space="0" w:color="auto"/>
                <w:right w:val="none" w:sz="0" w:space="0" w:color="auto"/>
              </w:divBdr>
            </w:div>
            <w:div w:id="589507793">
              <w:marLeft w:val="0"/>
              <w:marRight w:val="0"/>
              <w:marTop w:val="0"/>
              <w:marBottom w:val="0"/>
              <w:divBdr>
                <w:top w:val="none" w:sz="0" w:space="0" w:color="auto"/>
                <w:left w:val="none" w:sz="0" w:space="0" w:color="auto"/>
                <w:bottom w:val="none" w:sz="0" w:space="0" w:color="auto"/>
                <w:right w:val="none" w:sz="0" w:space="0" w:color="auto"/>
              </w:divBdr>
            </w:div>
            <w:div w:id="1632400748">
              <w:marLeft w:val="0"/>
              <w:marRight w:val="0"/>
              <w:marTop w:val="0"/>
              <w:marBottom w:val="0"/>
              <w:divBdr>
                <w:top w:val="none" w:sz="0" w:space="0" w:color="auto"/>
                <w:left w:val="none" w:sz="0" w:space="0" w:color="auto"/>
                <w:bottom w:val="none" w:sz="0" w:space="0" w:color="auto"/>
                <w:right w:val="none" w:sz="0" w:space="0" w:color="auto"/>
              </w:divBdr>
            </w:div>
            <w:div w:id="1670669029">
              <w:marLeft w:val="0"/>
              <w:marRight w:val="0"/>
              <w:marTop w:val="0"/>
              <w:marBottom w:val="0"/>
              <w:divBdr>
                <w:top w:val="none" w:sz="0" w:space="0" w:color="auto"/>
                <w:left w:val="none" w:sz="0" w:space="0" w:color="auto"/>
                <w:bottom w:val="none" w:sz="0" w:space="0" w:color="auto"/>
                <w:right w:val="none" w:sz="0" w:space="0" w:color="auto"/>
              </w:divBdr>
            </w:div>
            <w:div w:id="230432893">
              <w:marLeft w:val="0"/>
              <w:marRight w:val="0"/>
              <w:marTop w:val="0"/>
              <w:marBottom w:val="0"/>
              <w:divBdr>
                <w:top w:val="none" w:sz="0" w:space="0" w:color="auto"/>
                <w:left w:val="none" w:sz="0" w:space="0" w:color="auto"/>
                <w:bottom w:val="none" w:sz="0" w:space="0" w:color="auto"/>
                <w:right w:val="none" w:sz="0" w:space="0" w:color="auto"/>
              </w:divBdr>
            </w:div>
            <w:div w:id="1558082307">
              <w:marLeft w:val="0"/>
              <w:marRight w:val="0"/>
              <w:marTop w:val="0"/>
              <w:marBottom w:val="0"/>
              <w:divBdr>
                <w:top w:val="none" w:sz="0" w:space="0" w:color="auto"/>
                <w:left w:val="none" w:sz="0" w:space="0" w:color="auto"/>
                <w:bottom w:val="none" w:sz="0" w:space="0" w:color="auto"/>
                <w:right w:val="none" w:sz="0" w:space="0" w:color="auto"/>
              </w:divBdr>
            </w:div>
            <w:div w:id="1390105920">
              <w:marLeft w:val="0"/>
              <w:marRight w:val="0"/>
              <w:marTop w:val="0"/>
              <w:marBottom w:val="0"/>
              <w:divBdr>
                <w:top w:val="none" w:sz="0" w:space="0" w:color="auto"/>
                <w:left w:val="none" w:sz="0" w:space="0" w:color="auto"/>
                <w:bottom w:val="none" w:sz="0" w:space="0" w:color="auto"/>
                <w:right w:val="none" w:sz="0" w:space="0" w:color="auto"/>
              </w:divBdr>
            </w:div>
            <w:div w:id="367029176">
              <w:marLeft w:val="0"/>
              <w:marRight w:val="0"/>
              <w:marTop w:val="0"/>
              <w:marBottom w:val="0"/>
              <w:divBdr>
                <w:top w:val="none" w:sz="0" w:space="0" w:color="auto"/>
                <w:left w:val="none" w:sz="0" w:space="0" w:color="auto"/>
                <w:bottom w:val="none" w:sz="0" w:space="0" w:color="auto"/>
                <w:right w:val="none" w:sz="0" w:space="0" w:color="auto"/>
              </w:divBdr>
            </w:div>
            <w:div w:id="502086513">
              <w:marLeft w:val="0"/>
              <w:marRight w:val="0"/>
              <w:marTop w:val="0"/>
              <w:marBottom w:val="0"/>
              <w:divBdr>
                <w:top w:val="none" w:sz="0" w:space="0" w:color="auto"/>
                <w:left w:val="none" w:sz="0" w:space="0" w:color="auto"/>
                <w:bottom w:val="none" w:sz="0" w:space="0" w:color="auto"/>
                <w:right w:val="none" w:sz="0" w:space="0" w:color="auto"/>
              </w:divBdr>
            </w:div>
            <w:div w:id="1890267205">
              <w:marLeft w:val="0"/>
              <w:marRight w:val="0"/>
              <w:marTop w:val="0"/>
              <w:marBottom w:val="0"/>
              <w:divBdr>
                <w:top w:val="none" w:sz="0" w:space="0" w:color="auto"/>
                <w:left w:val="none" w:sz="0" w:space="0" w:color="auto"/>
                <w:bottom w:val="none" w:sz="0" w:space="0" w:color="auto"/>
                <w:right w:val="none" w:sz="0" w:space="0" w:color="auto"/>
              </w:divBdr>
            </w:div>
            <w:div w:id="1680161134">
              <w:marLeft w:val="0"/>
              <w:marRight w:val="0"/>
              <w:marTop w:val="0"/>
              <w:marBottom w:val="0"/>
              <w:divBdr>
                <w:top w:val="none" w:sz="0" w:space="0" w:color="auto"/>
                <w:left w:val="none" w:sz="0" w:space="0" w:color="auto"/>
                <w:bottom w:val="none" w:sz="0" w:space="0" w:color="auto"/>
                <w:right w:val="none" w:sz="0" w:space="0" w:color="auto"/>
              </w:divBdr>
            </w:div>
            <w:div w:id="1107700042">
              <w:marLeft w:val="0"/>
              <w:marRight w:val="0"/>
              <w:marTop w:val="0"/>
              <w:marBottom w:val="0"/>
              <w:divBdr>
                <w:top w:val="none" w:sz="0" w:space="0" w:color="auto"/>
                <w:left w:val="none" w:sz="0" w:space="0" w:color="auto"/>
                <w:bottom w:val="none" w:sz="0" w:space="0" w:color="auto"/>
                <w:right w:val="none" w:sz="0" w:space="0" w:color="auto"/>
              </w:divBdr>
            </w:div>
            <w:div w:id="5523056">
              <w:marLeft w:val="0"/>
              <w:marRight w:val="0"/>
              <w:marTop w:val="0"/>
              <w:marBottom w:val="0"/>
              <w:divBdr>
                <w:top w:val="none" w:sz="0" w:space="0" w:color="auto"/>
                <w:left w:val="none" w:sz="0" w:space="0" w:color="auto"/>
                <w:bottom w:val="none" w:sz="0" w:space="0" w:color="auto"/>
                <w:right w:val="none" w:sz="0" w:space="0" w:color="auto"/>
              </w:divBdr>
            </w:div>
            <w:div w:id="1537811882">
              <w:marLeft w:val="0"/>
              <w:marRight w:val="0"/>
              <w:marTop w:val="0"/>
              <w:marBottom w:val="0"/>
              <w:divBdr>
                <w:top w:val="none" w:sz="0" w:space="0" w:color="auto"/>
                <w:left w:val="none" w:sz="0" w:space="0" w:color="auto"/>
                <w:bottom w:val="none" w:sz="0" w:space="0" w:color="auto"/>
                <w:right w:val="none" w:sz="0" w:space="0" w:color="auto"/>
              </w:divBdr>
            </w:div>
            <w:div w:id="2136410148">
              <w:marLeft w:val="0"/>
              <w:marRight w:val="0"/>
              <w:marTop w:val="0"/>
              <w:marBottom w:val="0"/>
              <w:divBdr>
                <w:top w:val="none" w:sz="0" w:space="0" w:color="auto"/>
                <w:left w:val="none" w:sz="0" w:space="0" w:color="auto"/>
                <w:bottom w:val="none" w:sz="0" w:space="0" w:color="auto"/>
                <w:right w:val="none" w:sz="0" w:space="0" w:color="auto"/>
              </w:divBdr>
            </w:div>
            <w:div w:id="1560281376">
              <w:marLeft w:val="0"/>
              <w:marRight w:val="0"/>
              <w:marTop w:val="0"/>
              <w:marBottom w:val="0"/>
              <w:divBdr>
                <w:top w:val="none" w:sz="0" w:space="0" w:color="auto"/>
                <w:left w:val="none" w:sz="0" w:space="0" w:color="auto"/>
                <w:bottom w:val="none" w:sz="0" w:space="0" w:color="auto"/>
                <w:right w:val="none" w:sz="0" w:space="0" w:color="auto"/>
              </w:divBdr>
            </w:div>
            <w:div w:id="598368929">
              <w:marLeft w:val="0"/>
              <w:marRight w:val="0"/>
              <w:marTop w:val="0"/>
              <w:marBottom w:val="0"/>
              <w:divBdr>
                <w:top w:val="none" w:sz="0" w:space="0" w:color="auto"/>
                <w:left w:val="none" w:sz="0" w:space="0" w:color="auto"/>
                <w:bottom w:val="none" w:sz="0" w:space="0" w:color="auto"/>
                <w:right w:val="none" w:sz="0" w:space="0" w:color="auto"/>
              </w:divBdr>
            </w:div>
            <w:div w:id="1671717963">
              <w:marLeft w:val="0"/>
              <w:marRight w:val="0"/>
              <w:marTop w:val="0"/>
              <w:marBottom w:val="0"/>
              <w:divBdr>
                <w:top w:val="none" w:sz="0" w:space="0" w:color="auto"/>
                <w:left w:val="none" w:sz="0" w:space="0" w:color="auto"/>
                <w:bottom w:val="none" w:sz="0" w:space="0" w:color="auto"/>
                <w:right w:val="none" w:sz="0" w:space="0" w:color="auto"/>
              </w:divBdr>
            </w:div>
            <w:div w:id="912470086">
              <w:marLeft w:val="0"/>
              <w:marRight w:val="0"/>
              <w:marTop w:val="0"/>
              <w:marBottom w:val="0"/>
              <w:divBdr>
                <w:top w:val="none" w:sz="0" w:space="0" w:color="auto"/>
                <w:left w:val="none" w:sz="0" w:space="0" w:color="auto"/>
                <w:bottom w:val="none" w:sz="0" w:space="0" w:color="auto"/>
                <w:right w:val="none" w:sz="0" w:space="0" w:color="auto"/>
              </w:divBdr>
            </w:div>
            <w:div w:id="219941936">
              <w:marLeft w:val="0"/>
              <w:marRight w:val="0"/>
              <w:marTop w:val="0"/>
              <w:marBottom w:val="0"/>
              <w:divBdr>
                <w:top w:val="none" w:sz="0" w:space="0" w:color="auto"/>
                <w:left w:val="none" w:sz="0" w:space="0" w:color="auto"/>
                <w:bottom w:val="none" w:sz="0" w:space="0" w:color="auto"/>
                <w:right w:val="none" w:sz="0" w:space="0" w:color="auto"/>
              </w:divBdr>
            </w:div>
            <w:div w:id="705059135">
              <w:marLeft w:val="0"/>
              <w:marRight w:val="0"/>
              <w:marTop w:val="0"/>
              <w:marBottom w:val="0"/>
              <w:divBdr>
                <w:top w:val="none" w:sz="0" w:space="0" w:color="auto"/>
                <w:left w:val="none" w:sz="0" w:space="0" w:color="auto"/>
                <w:bottom w:val="none" w:sz="0" w:space="0" w:color="auto"/>
                <w:right w:val="none" w:sz="0" w:space="0" w:color="auto"/>
              </w:divBdr>
            </w:div>
            <w:div w:id="1662464441">
              <w:marLeft w:val="0"/>
              <w:marRight w:val="0"/>
              <w:marTop w:val="0"/>
              <w:marBottom w:val="0"/>
              <w:divBdr>
                <w:top w:val="none" w:sz="0" w:space="0" w:color="auto"/>
                <w:left w:val="none" w:sz="0" w:space="0" w:color="auto"/>
                <w:bottom w:val="none" w:sz="0" w:space="0" w:color="auto"/>
                <w:right w:val="none" w:sz="0" w:space="0" w:color="auto"/>
              </w:divBdr>
            </w:div>
            <w:div w:id="590546205">
              <w:marLeft w:val="0"/>
              <w:marRight w:val="0"/>
              <w:marTop w:val="0"/>
              <w:marBottom w:val="0"/>
              <w:divBdr>
                <w:top w:val="none" w:sz="0" w:space="0" w:color="auto"/>
                <w:left w:val="none" w:sz="0" w:space="0" w:color="auto"/>
                <w:bottom w:val="none" w:sz="0" w:space="0" w:color="auto"/>
                <w:right w:val="none" w:sz="0" w:space="0" w:color="auto"/>
              </w:divBdr>
            </w:div>
            <w:div w:id="757603658">
              <w:marLeft w:val="0"/>
              <w:marRight w:val="0"/>
              <w:marTop w:val="0"/>
              <w:marBottom w:val="0"/>
              <w:divBdr>
                <w:top w:val="none" w:sz="0" w:space="0" w:color="auto"/>
                <w:left w:val="none" w:sz="0" w:space="0" w:color="auto"/>
                <w:bottom w:val="none" w:sz="0" w:space="0" w:color="auto"/>
                <w:right w:val="none" w:sz="0" w:space="0" w:color="auto"/>
              </w:divBdr>
            </w:div>
            <w:div w:id="1124730729">
              <w:marLeft w:val="0"/>
              <w:marRight w:val="0"/>
              <w:marTop w:val="0"/>
              <w:marBottom w:val="0"/>
              <w:divBdr>
                <w:top w:val="none" w:sz="0" w:space="0" w:color="auto"/>
                <w:left w:val="none" w:sz="0" w:space="0" w:color="auto"/>
                <w:bottom w:val="none" w:sz="0" w:space="0" w:color="auto"/>
                <w:right w:val="none" w:sz="0" w:space="0" w:color="auto"/>
              </w:divBdr>
            </w:div>
            <w:div w:id="1612083485">
              <w:marLeft w:val="0"/>
              <w:marRight w:val="0"/>
              <w:marTop w:val="0"/>
              <w:marBottom w:val="0"/>
              <w:divBdr>
                <w:top w:val="none" w:sz="0" w:space="0" w:color="auto"/>
                <w:left w:val="none" w:sz="0" w:space="0" w:color="auto"/>
                <w:bottom w:val="none" w:sz="0" w:space="0" w:color="auto"/>
                <w:right w:val="none" w:sz="0" w:space="0" w:color="auto"/>
              </w:divBdr>
            </w:div>
            <w:div w:id="175578805">
              <w:marLeft w:val="0"/>
              <w:marRight w:val="0"/>
              <w:marTop w:val="0"/>
              <w:marBottom w:val="0"/>
              <w:divBdr>
                <w:top w:val="none" w:sz="0" w:space="0" w:color="auto"/>
                <w:left w:val="none" w:sz="0" w:space="0" w:color="auto"/>
                <w:bottom w:val="none" w:sz="0" w:space="0" w:color="auto"/>
                <w:right w:val="none" w:sz="0" w:space="0" w:color="auto"/>
              </w:divBdr>
            </w:div>
            <w:div w:id="75440282">
              <w:marLeft w:val="0"/>
              <w:marRight w:val="0"/>
              <w:marTop w:val="0"/>
              <w:marBottom w:val="0"/>
              <w:divBdr>
                <w:top w:val="none" w:sz="0" w:space="0" w:color="auto"/>
                <w:left w:val="none" w:sz="0" w:space="0" w:color="auto"/>
                <w:bottom w:val="none" w:sz="0" w:space="0" w:color="auto"/>
                <w:right w:val="none" w:sz="0" w:space="0" w:color="auto"/>
              </w:divBdr>
            </w:div>
            <w:div w:id="1230338178">
              <w:marLeft w:val="0"/>
              <w:marRight w:val="0"/>
              <w:marTop w:val="0"/>
              <w:marBottom w:val="0"/>
              <w:divBdr>
                <w:top w:val="none" w:sz="0" w:space="0" w:color="auto"/>
                <w:left w:val="none" w:sz="0" w:space="0" w:color="auto"/>
                <w:bottom w:val="none" w:sz="0" w:space="0" w:color="auto"/>
                <w:right w:val="none" w:sz="0" w:space="0" w:color="auto"/>
              </w:divBdr>
            </w:div>
            <w:div w:id="898828827">
              <w:marLeft w:val="0"/>
              <w:marRight w:val="0"/>
              <w:marTop w:val="0"/>
              <w:marBottom w:val="0"/>
              <w:divBdr>
                <w:top w:val="none" w:sz="0" w:space="0" w:color="auto"/>
                <w:left w:val="none" w:sz="0" w:space="0" w:color="auto"/>
                <w:bottom w:val="none" w:sz="0" w:space="0" w:color="auto"/>
                <w:right w:val="none" w:sz="0" w:space="0" w:color="auto"/>
              </w:divBdr>
            </w:div>
            <w:div w:id="958293470">
              <w:marLeft w:val="0"/>
              <w:marRight w:val="0"/>
              <w:marTop w:val="0"/>
              <w:marBottom w:val="0"/>
              <w:divBdr>
                <w:top w:val="none" w:sz="0" w:space="0" w:color="auto"/>
                <w:left w:val="none" w:sz="0" w:space="0" w:color="auto"/>
                <w:bottom w:val="none" w:sz="0" w:space="0" w:color="auto"/>
                <w:right w:val="none" w:sz="0" w:space="0" w:color="auto"/>
              </w:divBdr>
            </w:div>
            <w:div w:id="259459530">
              <w:marLeft w:val="0"/>
              <w:marRight w:val="0"/>
              <w:marTop w:val="0"/>
              <w:marBottom w:val="0"/>
              <w:divBdr>
                <w:top w:val="none" w:sz="0" w:space="0" w:color="auto"/>
                <w:left w:val="none" w:sz="0" w:space="0" w:color="auto"/>
                <w:bottom w:val="none" w:sz="0" w:space="0" w:color="auto"/>
                <w:right w:val="none" w:sz="0" w:space="0" w:color="auto"/>
              </w:divBdr>
            </w:div>
            <w:div w:id="415594522">
              <w:marLeft w:val="0"/>
              <w:marRight w:val="0"/>
              <w:marTop w:val="0"/>
              <w:marBottom w:val="0"/>
              <w:divBdr>
                <w:top w:val="none" w:sz="0" w:space="0" w:color="auto"/>
                <w:left w:val="none" w:sz="0" w:space="0" w:color="auto"/>
                <w:bottom w:val="none" w:sz="0" w:space="0" w:color="auto"/>
                <w:right w:val="none" w:sz="0" w:space="0" w:color="auto"/>
              </w:divBdr>
            </w:div>
            <w:div w:id="409810390">
              <w:marLeft w:val="0"/>
              <w:marRight w:val="0"/>
              <w:marTop w:val="0"/>
              <w:marBottom w:val="0"/>
              <w:divBdr>
                <w:top w:val="none" w:sz="0" w:space="0" w:color="auto"/>
                <w:left w:val="none" w:sz="0" w:space="0" w:color="auto"/>
                <w:bottom w:val="none" w:sz="0" w:space="0" w:color="auto"/>
                <w:right w:val="none" w:sz="0" w:space="0" w:color="auto"/>
              </w:divBdr>
            </w:div>
            <w:div w:id="1817800517">
              <w:marLeft w:val="0"/>
              <w:marRight w:val="0"/>
              <w:marTop w:val="0"/>
              <w:marBottom w:val="0"/>
              <w:divBdr>
                <w:top w:val="none" w:sz="0" w:space="0" w:color="auto"/>
                <w:left w:val="none" w:sz="0" w:space="0" w:color="auto"/>
                <w:bottom w:val="none" w:sz="0" w:space="0" w:color="auto"/>
                <w:right w:val="none" w:sz="0" w:space="0" w:color="auto"/>
              </w:divBdr>
            </w:div>
            <w:div w:id="1089932368">
              <w:marLeft w:val="0"/>
              <w:marRight w:val="0"/>
              <w:marTop w:val="0"/>
              <w:marBottom w:val="0"/>
              <w:divBdr>
                <w:top w:val="none" w:sz="0" w:space="0" w:color="auto"/>
                <w:left w:val="none" w:sz="0" w:space="0" w:color="auto"/>
                <w:bottom w:val="none" w:sz="0" w:space="0" w:color="auto"/>
                <w:right w:val="none" w:sz="0" w:space="0" w:color="auto"/>
              </w:divBdr>
            </w:div>
            <w:div w:id="1656951304">
              <w:marLeft w:val="0"/>
              <w:marRight w:val="0"/>
              <w:marTop w:val="0"/>
              <w:marBottom w:val="0"/>
              <w:divBdr>
                <w:top w:val="none" w:sz="0" w:space="0" w:color="auto"/>
                <w:left w:val="none" w:sz="0" w:space="0" w:color="auto"/>
                <w:bottom w:val="none" w:sz="0" w:space="0" w:color="auto"/>
                <w:right w:val="none" w:sz="0" w:space="0" w:color="auto"/>
              </w:divBdr>
            </w:div>
            <w:div w:id="982151021">
              <w:marLeft w:val="0"/>
              <w:marRight w:val="0"/>
              <w:marTop w:val="0"/>
              <w:marBottom w:val="0"/>
              <w:divBdr>
                <w:top w:val="none" w:sz="0" w:space="0" w:color="auto"/>
                <w:left w:val="none" w:sz="0" w:space="0" w:color="auto"/>
                <w:bottom w:val="none" w:sz="0" w:space="0" w:color="auto"/>
                <w:right w:val="none" w:sz="0" w:space="0" w:color="auto"/>
              </w:divBdr>
            </w:div>
            <w:div w:id="1326592052">
              <w:marLeft w:val="0"/>
              <w:marRight w:val="0"/>
              <w:marTop w:val="0"/>
              <w:marBottom w:val="0"/>
              <w:divBdr>
                <w:top w:val="none" w:sz="0" w:space="0" w:color="auto"/>
                <w:left w:val="none" w:sz="0" w:space="0" w:color="auto"/>
                <w:bottom w:val="none" w:sz="0" w:space="0" w:color="auto"/>
                <w:right w:val="none" w:sz="0" w:space="0" w:color="auto"/>
              </w:divBdr>
            </w:div>
            <w:div w:id="1142849074">
              <w:marLeft w:val="0"/>
              <w:marRight w:val="0"/>
              <w:marTop w:val="0"/>
              <w:marBottom w:val="0"/>
              <w:divBdr>
                <w:top w:val="none" w:sz="0" w:space="0" w:color="auto"/>
                <w:left w:val="none" w:sz="0" w:space="0" w:color="auto"/>
                <w:bottom w:val="none" w:sz="0" w:space="0" w:color="auto"/>
                <w:right w:val="none" w:sz="0" w:space="0" w:color="auto"/>
              </w:divBdr>
            </w:div>
            <w:div w:id="2101827453">
              <w:marLeft w:val="0"/>
              <w:marRight w:val="0"/>
              <w:marTop w:val="0"/>
              <w:marBottom w:val="0"/>
              <w:divBdr>
                <w:top w:val="none" w:sz="0" w:space="0" w:color="auto"/>
                <w:left w:val="none" w:sz="0" w:space="0" w:color="auto"/>
                <w:bottom w:val="none" w:sz="0" w:space="0" w:color="auto"/>
                <w:right w:val="none" w:sz="0" w:space="0" w:color="auto"/>
              </w:divBdr>
            </w:div>
            <w:div w:id="132136139">
              <w:marLeft w:val="0"/>
              <w:marRight w:val="0"/>
              <w:marTop w:val="0"/>
              <w:marBottom w:val="0"/>
              <w:divBdr>
                <w:top w:val="none" w:sz="0" w:space="0" w:color="auto"/>
                <w:left w:val="none" w:sz="0" w:space="0" w:color="auto"/>
                <w:bottom w:val="none" w:sz="0" w:space="0" w:color="auto"/>
                <w:right w:val="none" w:sz="0" w:space="0" w:color="auto"/>
              </w:divBdr>
            </w:div>
            <w:div w:id="1138230773">
              <w:marLeft w:val="0"/>
              <w:marRight w:val="0"/>
              <w:marTop w:val="0"/>
              <w:marBottom w:val="0"/>
              <w:divBdr>
                <w:top w:val="none" w:sz="0" w:space="0" w:color="auto"/>
                <w:left w:val="none" w:sz="0" w:space="0" w:color="auto"/>
                <w:bottom w:val="none" w:sz="0" w:space="0" w:color="auto"/>
                <w:right w:val="none" w:sz="0" w:space="0" w:color="auto"/>
              </w:divBdr>
            </w:div>
            <w:div w:id="2136219773">
              <w:marLeft w:val="0"/>
              <w:marRight w:val="0"/>
              <w:marTop w:val="0"/>
              <w:marBottom w:val="0"/>
              <w:divBdr>
                <w:top w:val="none" w:sz="0" w:space="0" w:color="auto"/>
                <w:left w:val="none" w:sz="0" w:space="0" w:color="auto"/>
                <w:bottom w:val="none" w:sz="0" w:space="0" w:color="auto"/>
                <w:right w:val="none" w:sz="0" w:space="0" w:color="auto"/>
              </w:divBdr>
            </w:div>
            <w:div w:id="1762330742">
              <w:marLeft w:val="0"/>
              <w:marRight w:val="0"/>
              <w:marTop w:val="0"/>
              <w:marBottom w:val="0"/>
              <w:divBdr>
                <w:top w:val="none" w:sz="0" w:space="0" w:color="auto"/>
                <w:left w:val="none" w:sz="0" w:space="0" w:color="auto"/>
                <w:bottom w:val="none" w:sz="0" w:space="0" w:color="auto"/>
                <w:right w:val="none" w:sz="0" w:space="0" w:color="auto"/>
              </w:divBdr>
            </w:div>
            <w:div w:id="746415164">
              <w:marLeft w:val="0"/>
              <w:marRight w:val="0"/>
              <w:marTop w:val="0"/>
              <w:marBottom w:val="0"/>
              <w:divBdr>
                <w:top w:val="none" w:sz="0" w:space="0" w:color="auto"/>
                <w:left w:val="none" w:sz="0" w:space="0" w:color="auto"/>
                <w:bottom w:val="none" w:sz="0" w:space="0" w:color="auto"/>
                <w:right w:val="none" w:sz="0" w:space="0" w:color="auto"/>
              </w:divBdr>
            </w:div>
            <w:div w:id="127015561">
              <w:marLeft w:val="0"/>
              <w:marRight w:val="0"/>
              <w:marTop w:val="0"/>
              <w:marBottom w:val="0"/>
              <w:divBdr>
                <w:top w:val="none" w:sz="0" w:space="0" w:color="auto"/>
                <w:left w:val="none" w:sz="0" w:space="0" w:color="auto"/>
                <w:bottom w:val="none" w:sz="0" w:space="0" w:color="auto"/>
                <w:right w:val="none" w:sz="0" w:space="0" w:color="auto"/>
              </w:divBdr>
            </w:div>
            <w:div w:id="158885120">
              <w:marLeft w:val="0"/>
              <w:marRight w:val="0"/>
              <w:marTop w:val="0"/>
              <w:marBottom w:val="0"/>
              <w:divBdr>
                <w:top w:val="none" w:sz="0" w:space="0" w:color="auto"/>
                <w:left w:val="none" w:sz="0" w:space="0" w:color="auto"/>
                <w:bottom w:val="none" w:sz="0" w:space="0" w:color="auto"/>
                <w:right w:val="none" w:sz="0" w:space="0" w:color="auto"/>
              </w:divBdr>
            </w:div>
            <w:div w:id="1394505491">
              <w:marLeft w:val="0"/>
              <w:marRight w:val="0"/>
              <w:marTop w:val="0"/>
              <w:marBottom w:val="0"/>
              <w:divBdr>
                <w:top w:val="none" w:sz="0" w:space="0" w:color="auto"/>
                <w:left w:val="none" w:sz="0" w:space="0" w:color="auto"/>
                <w:bottom w:val="none" w:sz="0" w:space="0" w:color="auto"/>
                <w:right w:val="none" w:sz="0" w:space="0" w:color="auto"/>
              </w:divBdr>
            </w:div>
            <w:div w:id="1336111118">
              <w:marLeft w:val="0"/>
              <w:marRight w:val="0"/>
              <w:marTop w:val="0"/>
              <w:marBottom w:val="0"/>
              <w:divBdr>
                <w:top w:val="none" w:sz="0" w:space="0" w:color="auto"/>
                <w:left w:val="none" w:sz="0" w:space="0" w:color="auto"/>
                <w:bottom w:val="none" w:sz="0" w:space="0" w:color="auto"/>
                <w:right w:val="none" w:sz="0" w:space="0" w:color="auto"/>
              </w:divBdr>
            </w:div>
            <w:div w:id="2056586341">
              <w:marLeft w:val="0"/>
              <w:marRight w:val="0"/>
              <w:marTop w:val="0"/>
              <w:marBottom w:val="0"/>
              <w:divBdr>
                <w:top w:val="none" w:sz="0" w:space="0" w:color="auto"/>
                <w:left w:val="none" w:sz="0" w:space="0" w:color="auto"/>
                <w:bottom w:val="none" w:sz="0" w:space="0" w:color="auto"/>
                <w:right w:val="none" w:sz="0" w:space="0" w:color="auto"/>
              </w:divBdr>
            </w:div>
            <w:div w:id="766772277">
              <w:marLeft w:val="0"/>
              <w:marRight w:val="0"/>
              <w:marTop w:val="0"/>
              <w:marBottom w:val="0"/>
              <w:divBdr>
                <w:top w:val="none" w:sz="0" w:space="0" w:color="auto"/>
                <w:left w:val="none" w:sz="0" w:space="0" w:color="auto"/>
                <w:bottom w:val="none" w:sz="0" w:space="0" w:color="auto"/>
                <w:right w:val="none" w:sz="0" w:space="0" w:color="auto"/>
              </w:divBdr>
            </w:div>
            <w:div w:id="2003116175">
              <w:marLeft w:val="0"/>
              <w:marRight w:val="0"/>
              <w:marTop w:val="0"/>
              <w:marBottom w:val="0"/>
              <w:divBdr>
                <w:top w:val="none" w:sz="0" w:space="0" w:color="auto"/>
                <w:left w:val="none" w:sz="0" w:space="0" w:color="auto"/>
                <w:bottom w:val="none" w:sz="0" w:space="0" w:color="auto"/>
                <w:right w:val="none" w:sz="0" w:space="0" w:color="auto"/>
              </w:divBdr>
            </w:div>
            <w:div w:id="730814966">
              <w:marLeft w:val="0"/>
              <w:marRight w:val="0"/>
              <w:marTop w:val="0"/>
              <w:marBottom w:val="0"/>
              <w:divBdr>
                <w:top w:val="none" w:sz="0" w:space="0" w:color="auto"/>
                <w:left w:val="none" w:sz="0" w:space="0" w:color="auto"/>
                <w:bottom w:val="none" w:sz="0" w:space="0" w:color="auto"/>
                <w:right w:val="none" w:sz="0" w:space="0" w:color="auto"/>
              </w:divBdr>
            </w:div>
            <w:div w:id="1194688278">
              <w:marLeft w:val="0"/>
              <w:marRight w:val="0"/>
              <w:marTop w:val="0"/>
              <w:marBottom w:val="0"/>
              <w:divBdr>
                <w:top w:val="none" w:sz="0" w:space="0" w:color="auto"/>
                <w:left w:val="none" w:sz="0" w:space="0" w:color="auto"/>
                <w:bottom w:val="none" w:sz="0" w:space="0" w:color="auto"/>
                <w:right w:val="none" w:sz="0" w:space="0" w:color="auto"/>
              </w:divBdr>
            </w:div>
            <w:div w:id="751242096">
              <w:marLeft w:val="0"/>
              <w:marRight w:val="0"/>
              <w:marTop w:val="0"/>
              <w:marBottom w:val="0"/>
              <w:divBdr>
                <w:top w:val="none" w:sz="0" w:space="0" w:color="auto"/>
                <w:left w:val="none" w:sz="0" w:space="0" w:color="auto"/>
                <w:bottom w:val="none" w:sz="0" w:space="0" w:color="auto"/>
                <w:right w:val="none" w:sz="0" w:space="0" w:color="auto"/>
              </w:divBdr>
            </w:div>
            <w:div w:id="1675106763">
              <w:marLeft w:val="0"/>
              <w:marRight w:val="0"/>
              <w:marTop w:val="0"/>
              <w:marBottom w:val="0"/>
              <w:divBdr>
                <w:top w:val="none" w:sz="0" w:space="0" w:color="auto"/>
                <w:left w:val="none" w:sz="0" w:space="0" w:color="auto"/>
                <w:bottom w:val="none" w:sz="0" w:space="0" w:color="auto"/>
                <w:right w:val="none" w:sz="0" w:space="0" w:color="auto"/>
              </w:divBdr>
            </w:div>
            <w:div w:id="417601007">
              <w:marLeft w:val="0"/>
              <w:marRight w:val="0"/>
              <w:marTop w:val="0"/>
              <w:marBottom w:val="0"/>
              <w:divBdr>
                <w:top w:val="none" w:sz="0" w:space="0" w:color="auto"/>
                <w:left w:val="none" w:sz="0" w:space="0" w:color="auto"/>
                <w:bottom w:val="none" w:sz="0" w:space="0" w:color="auto"/>
                <w:right w:val="none" w:sz="0" w:space="0" w:color="auto"/>
              </w:divBdr>
            </w:div>
            <w:div w:id="245725331">
              <w:marLeft w:val="0"/>
              <w:marRight w:val="0"/>
              <w:marTop w:val="0"/>
              <w:marBottom w:val="0"/>
              <w:divBdr>
                <w:top w:val="none" w:sz="0" w:space="0" w:color="auto"/>
                <w:left w:val="none" w:sz="0" w:space="0" w:color="auto"/>
                <w:bottom w:val="none" w:sz="0" w:space="0" w:color="auto"/>
                <w:right w:val="none" w:sz="0" w:space="0" w:color="auto"/>
              </w:divBdr>
            </w:div>
            <w:div w:id="1142117336">
              <w:marLeft w:val="0"/>
              <w:marRight w:val="0"/>
              <w:marTop w:val="0"/>
              <w:marBottom w:val="0"/>
              <w:divBdr>
                <w:top w:val="none" w:sz="0" w:space="0" w:color="auto"/>
                <w:left w:val="none" w:sz="0" w:space="0" w:color="auto"/>
                <w:bottom w:val="none" w:sz="0" w:space="0" w:color="auto"/>
                <w:right w:val="none" w:sz="0" w:space="0" w:color="auto"/>
              </w:divBdr>
            </w:div>
            <w:div w:id="794444837">
              <w:marLeft w:val="0"/>
              <w:marRight w:val="0"/>
              <w:marTop w:val="0"/>
              <w:marBottom w:val="0"/>
              <w:divBdr>
                <w:top w:val="none" w:sz="0" w:space="0" w:color="auto"/>
                <w:left w:val="none" w:sz="0" w:space="0" w:color="auto"/>
                <w:bottom w:val="none" w:sz="0" w:space="0" w:color="auto"/>
                <w:right w:val="none" w:sz="0" w:space="0" w:color="auto"/>
              </w:divBdr>
            </w:div>
            <w:div w:id="1834100688">
              <w:marLeft w:val="0"/>
              <w:marRight w:val="0"/>
              <w:marTop w:val="0"/>
              <w:marBottom w:val="0"/>
              <w:divBdr>
                <w:top w:val="none" w:sz="0" w:space="0" w:color="auto"/>
                <w:left w:val="none" w:sz="0" w:space="0" w:color="auto"/>
                <w:bottom w:val="none" w:sz="0" w:space="0" w:color="auto"/>
                <w:right w:val="none" w:sz="0" w:space="0" w:color="auto"/>
              </w:divBdr>
            </w:div>
            <w:div w:id="1778677050">
              <w:marLeft w:val="0"/>
              <w:marRight w:val="0"/>
              <w:marTop w:val="0"/>
              <w:marBottom w:val="0"/>
              <w:divBdr>
                <w:top w:val="none" w:sz="0" w:space="0" w:color="auto"/>
                <w:left w:val="none" w:sz="0" w:space="0" w:color="auto"/>
                <w:bottom w:val="none" w:sz="0" w:space="0" w:color="auto"/>
                <w:right w:val="none" w:sz="0" w:space="0" w:color="auto"/>
              </w:divBdr>
            </w:div>
            <w:div w:id="1841967484">
              <w:marLeft w:val="0"/>
              <w:marRight w:val="0"/>
              <w:marTop w:val="0"/>
              <w:marBottom w:val="0"/>
              <w:divBdr>
                <w:top w:val="none" w:sz="0" w:space="0" w:color="auto"/>
                <w:left w:val="none" w:sz="0" w:space="0" w:color="auto"/>
                <w:bottom w:val="none" w:sz="0" w:space="0" w:color="auto"/>
                <w:right w:val="none" w:sz="0" w:space="0" w:color="auto"/>
              </w:divBdr>
            </w:div>
            <w:div w:id="171728864">
              <w:marLeft w:val="0"/>
              <w:marRight w:val="0"/>
              <w:marTop w:val="0"/>
              <w:marBottom w:val="0"/>
              <w:divBdr>
                <w:top w:val="none" w:sz="0" w:space="0" w:color="auto"/>
                <w:left w:val="none" w:sz="0" w:space="0" w:color="auto"/>
                <w:bottom w:val="none" w:sz="0" w:space="0" w:color="auto"/>
                <w:right w:val="none" w:sz="0" w:space="0" w:color="auto"/>
              </w:divBdr>
            </w:div>
            <w:div w:id="908077606">
              <w:marLeft w:val="0"/>
              <w:marRight w:val="0"/>
              <w:marTop w:val="0"/>
              <w:marBottom w:val="0"/>
              <w:divBdr>
                <w:top w:val="none" w:sz="0" w:space="0" w:color="auto"/>
                <w:left w:val="none" w:sz="0" w:space="0" w:color="auto"/>
                <w:bottom w:val="none" w:sz="0" w:space="0" w:color="auto"/>
                <w:right w:val="none" w:sz="0" w:space="0" w:color="auto"/>
              </w:divBdr>
            </w:div>
            <w:div w:id="1975136549">
              <w:marLeft w:val="0"/>
              <w:marRight w:val="0"/>
              <w:marTop w:val="0"/>
              <w:marBottom w:val="0"/>
              <w:divBdr>
                <w:top w:val="none" w:sz="0" w:space="0" w:color="auto"/>
                <w:left w:val="none" w:sz="0" w:space="0" w:color="auto"/>
                <w:bottom w:val="none" w:sz="0" w:space="0" w:color="auto"/>
                <w:right w:val="none" w:sz="0" w:space="0" w:color="auto"/>
              </w:divBdr>
            </w:div>
            <w:div w:id="17977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298">
      <w:bodyDiv w:val="1"/>
      <w:marLeft w:val="0"/>
      <w:marRight w:val="0"/>
      <w:marTop w:val="0"/>
      <w:marBottom w:val="0"/>
      <w:divBdr>
        <w:top w:val="none" w:sz="0" w:space="0" w:color="auto"/>
        <w:left w:val="none" w:sz="0" w:space="0" w:color="auto"/>
        <w:bottom w:val="none" w:sz="0" w:space="0" w:color="auto"/>
        <w:right w:val="none" w:sz="0" w:space="0" w:color="auto"/>
      </w:divBdr>
    </w:div>
    <w:div w:id="1812090098">
      <w:bodyDiv w:val="1"/>
      <w:marLeft w:val="0"/>
      <w:marRight w:val="0"/>
      <w:marTop w:val="0"/>
      <w:marBottom w:val="0"/>
      <w:divBdr>
        <w:top w:val="none" w:sz="0" w:space="0" w:color="auto"/>
        <w:left w:val="none" w:sz="0" w:space="0" w:color="auto"/>
        <w:bottom w:val="none" w:sz="0" w:space="0" w:color="auto"/>
        <w:right w:val="none" w:sz="0" w:space="0" w:color="auto"/>
      </w:divBdr>
    </w:div>
    <w:div w:id="1981035857">
      <w:bodyDiv w:val="1"/>
      <w:marLeft w:val="0"/>
      <w:marRight w:val="0"/>
      <w:marTop w:val="0"/>
      <w:marBottom w:val="0"/>
      <w:divBdr>
        <w:top w:val="none" w:sz="0" w:space="0" w:color="auto"/>
        <w:left w:val="none" w:sz="0" w:space="0" w:color="auto"/>
        <w:bottom w:val="none" w:sz="0" w:space="0" w:color="auto"/>
        <w:right w:val="none" w:sz="0" w:space="0" w:color="auto"/>
      </w:divBdr>
      <w:divsChild>
        <w:div w:id="1876845793">
          <w:marLeft w:val="0"/>
          <w:marRight w:val="0"/>
          <w:marTop w:val="150"/>
          <w:marBottom w:val="150"/>
          <w:divBdr>
            <w:top w:val="none" w:sz="0" w:space="0" w:color="auto"/>
            <w:left w:val="none" w:sz="0" w:space="0" w:color="auto"/>
            <w:bottom w:val="none" w:sz="0" w:space="0" w:color="auto"/>
            <w:right w:val="none" w:sz="0" w:space="0" w:color="auto"/>
          </w:divBdr>
          <w:divsChild>
            <w:div w:id="286786259">
              <w:marLeft w:val="0"/>
              <w:marRight w:val="0"/>
              <w:marTop w:val="0"/>
              <w:marBottom w:val="0"/>
              <w:divBdr>
                <w:top w:val="none" w:sz="0" w:space="0" w:color="auto"/>
                <w:left w:val="none" w:sz="0" w:space="0" w:color="auto"/>
                <w:bottom w:val="none" w:sz="0" w:space="0" w:color="auto"/>
                <w:right w:val="none" w:sz="0" w:space="0" w:color="auto"/>
              </w:divBdr>
            </w:div>
          </w:divsChild>
        </w:div>
        <w:div w:id="1229535020">
          <w:marLeft w:val="0"/>
          <w:marRight w:val="0"/>
          <w:marTop w:val="0"/>
          <w:marBottom w:val="0"/>
          <w:divBdr>
            <w:top w:val="none" w:sz="0" w:space="0" w:color="auto"/>
            <w:left w:val="none" w:sz="0" w:space="0" w:color="auto"/>
            <w:bottom w:val="none" w:sz="0" w:space="0" w:color="auto"/>
            <w:right w:val="none" w:sz="0" w:space="0" w:color="auto"/>
          </w:divBdr>
        </w:div>
        <w:div w:id="769159452">
          <w:marLeft w:val="0"/>
          <w:marRight w:val="0"/>
          <w:marTop w:val="0"/>
          <w:marBottom w:val="0"/>
          <w:divBdr>
            <w:top w:val="none" w:sz="0" w:space="0" w:color="auto"/>
            <w:left w:val="none" w:sz="0" w:space="0" w:color="auto"/>
            <w:bottom w:val="none" w:sz="0" w:space="0" w:color="auto"/>
            <w:right w:val="none" w:sz="0" w:space="0" w:color="auto"/>
          </w:divBdr>
        </w:div>
      </w:divsChild>
    </w:div>
    <w:div w:id="2015066736">
      <w:bodyDiv w:val="1"/>
      <w:marLeft w:val="0"/>
      <w:marRight w:val="0"/>
      <w:marTop w:val="0"/>
      <w:marBottom w:val="0"/>
      <w:divBdr>
        <w:top w:val="none" w:sz="0" w:space="0" w:color="auto"/>
        <w:left w:val="none" w:sz="0" w:space="0" w:color="auto"/>
        <w:bottom w:val="none" w:sz="0" w:space="0" w:color="auto"/>
        <w:right w:val="none" w:sz="0" w:space="0" w:color="auto"/>
      </w:divBdr>
    </w:div>
    <w:div w:id="2045326242">
      <w:bodyDiv w:val="1"/>
      <w:marLeft w:val="0"/>
      <w:marRight w:val="0"/>
      <w:marTop w:val="0"/>
      <w:marBottom w:val="0"/>
      <w:divBdr>
        <w:top w:val="none" w:sz="0" w:space="0" w:color="auto"/>
        <w:left w:val="none" w:sz="0" w:space="0" w:color="auto"/>
        <w:bottom w:val="none" w:sz="0" w:space="0" w:color="auto"/>
        <w:right w:val="none" w:sz="0" w:space="0" w:color="auto"/>
      </w:divBdr>
    </w:div>
    <w:div w:id="2129539831">
      <w:bodyDiv w:val="1"/>
      <w:marLeft w:val="0"/>
      <w:marRight w:val="0"/>
      <w:marTop w:val="0"/>
      <w:marBottom w:val="0"/>
      <w:divBdr>
        <w:top w:val="none" w:sz="0" w:space="0" w:color="auto"/>
        <w:left w:val="none" w:sz="0" w:space="0" w:color="auto"/>
        <w:bottom w:val="none" w:sz="0" w:space="0" w:color="auto"/>
        <w:right w:val="none" w:sz="0" w:space="0" w:color="auto"/>
      </w:divBdr>
      <w:divsChild>
        <w:div w:id="970139150">
          <w:marLeft w:val="0"/>
          <w:marRight w:val="0"/>
          <w:marTop w:val="0"/>
          <w:marBottom w:val="0"/>
          <w:divBdr>
            <w:top w:val="none" w:sz="0" w:space="0" w:color="auto"/>
            <w:left w:val="none" w:sz="0" w:space="0" w:color="auto"/>
            <w:bottom w:val="none" w:sz="0" w:space="0" w:color="auto"/>
            <w:right w:val="none" w:sz="0" w:space="0" w:color="auto"/>
          </w:divBdr>
          <w:divsChild>
            <w:div w:id="1964385532">
              <w:marLeft w:val="0"/>
              <w:marRight w:val="0"/>
              <w:marTop w:val="0"/>
              <w:marBottom w:val="0"/>
              <w:divBdr>
                <w:top w:val="none" w:sz="0" w:space="0" w:color="auto"/>
                <w:left w:val="none" w:sz="0" w:space="0" w:color="auto"/>
                <w:bottom w:val="none" w:sz="0" w:space="0" w:color="auto"/>
                <w:right w:val="none" w:sz="0" w:space="0" w:color="auto"/>
              </w:divBdr>
            </w:div>
            <w:div w:id="1583026190">
              <w:marLeft w:val="0"/>
              <w:marRight w:val="0"/>
              <w:marTop w:val="0"/>
              <w:marBottom w:val="0"/>
              <w:divBdr>
                <w:top w:val="none" w:sz="0" w:space="0" w:color="auto"/>
                <w:left w:val="none" w:sz="0" w:space="0" w:color="auto"/>
                <w:bottom w:val="none" w:sz="0" w:space="0" w:color="auto"/>
                <w:right w:val="none" w:sz="0" w:space="0" w:color="auto"/>
              </w:divBdr>
            </w:div>
            <w:div w:id="2051758492">
              <w:marLeft w:val="0"/>
              <w:marRight w:val="0"/>
              <w:marTop w:val="0"/>
              <w:marBottom w:val="0"/>
              <w:divBdr>
                <w:top w:val="none" w:sz="0" w:space="0" w:color="auto"/>
                <w:left w:val="none" w:sz="0" w:space="0" w:color="auto"/>
                <w:bottom w:val="none" w:sz="0" w:space="0" w:color="auto"/>
                <w:right w:val="none" w:sz="0" w:space="0" w:color="auto"/>
              </w:divBdr>
            </w:div>
            <w:div w:id="1188523599">
              <w:marLeft w:val="0"/>
              <w:marRight w:val="0"/>
              <w:marTop w:val="0"/>
              <w:marBottom w:val="0"/>
              <w:divBdr>
                <w:top w:val="none" w:sz="0" w:space="0" w:color="auto"/>
                <w:left w:val="none" w:sz="0" w:space="0" w:color="auto"/>
                <w:bottom w:val="none" w:sz="0" w:space="0" w:color="auto"/>
                <w:right w:val="none" w:sz="0" w:space="0" w:color="auto"/>
              </w:divBdr>
            </w:div>
            <w:div w:id="139884841">
              <w:marLeft w:val="0"/>
              <w:marRight w:val="0"/>
              <w:marTop w:val="0"/>
              <w:marBottom w:val="0"/>
              <w:divBdr>
                <w:top w:val="none" w:sz="0" w:space="0" w:color="auto"/>
                <w:left w:val="none" w:sz="0" w:space="0" w:color="auto"/>
                <w:bottom w:val="none" w:sz="0" w:space="0" w:color="auto"/>
                <w:right w:val="none" w:sz="0" w:space="0" w:color="auto"/>
              </w:divBdr>
            </w:div>
            <w:div w:id="1378167223">
              <w:marLeft w:val="0"/>
              <w:marRight w:val="0"/>
              <w:marTop w:val="0"/>
              <w:marBottom w:val="0"/>
              <w:divBdr>
                <w:top w:val="none" w:sz="0" w:space="0" w:color="auto"/>
                <w:left w:val="none" w:sz="0" w:space="0" w:color="auto"/>
                <w:bottom w:val="none" w:sz="0" w:space="0" w:color="auto"/>
                <w:right w:val="none" w:sz="0" w:space="0" w:color="auto"/>
              </w:divBdr>
            </w:div>
            <w:div w:id="1562331789">
              <w:marLeft w:val="0"/>
              <w:marRight w:val="0"/>
              <w:marTop w:val="0"/>
              <w:marBottom w:val="0"/>
              <w:divBdr>
                <w:top w:val="none" w:sz="0" w:space="0" w:color="auto"/>
                <w:left w:val="none" w:sz="0" w:space="0" w:color="auto"/>
                <w:bottom w:val="none" w:sz="0" w:space="0" w:color="auto"/>
                <w:right w:val="none" w:sz="0" w:space="0" w:color="auto"/>
              </w:divBdr>
            </w:div>
            <w:div w:id="414127834">
              <w:marLeft w:val="0"/>
              <w:marRight w:val="0"/>
              <w:marTop w:val="0"/>
              <w:marBottom w:val="0"/>
              <w:divBdr>
                <w:top w:val="none" w:sz="0" w:space="0" w:color="auto"/>
                <w:left w:val="none" w:sz="0" w:space="0" w:color="auto"/>
                <w:bottom w:val="none" w:sz="0" w:space="0" w:color="auto"/>
                <w:right w:val="none" w:sz="0" w:space="0" w:color="auto"/>
              </w:divBdr>
            </w:div>
            <w:div w:id="1098020610">
              <w:marLeft w:val="0"/>
              <w:marRight w:val="0"/>
              <w:marTop w:val="0"/>
              <w:marBottom w:val="0"/>
              <w:divBdr>
                <w:top w:val="none" w:sz="0" w:space="0" w:color="auto"/>
                <w:left w:val="none" w:sz="0" w:space="0" w:color="auto"/>
                <w:bottom w:val="none" w:sz="0" w:space="0" w:color="auto"/>
                <w:right w:val="none" w:sz="0" w:space="0" w:color="auto"/>
              </w:divBdr>
            </w:div>
            <w:div w:id="1167401031">
              <w:marLeft w:val="0"/>
              <w:marRight w:val="0"/>
              <w:marTop w:val="0"/>
              <w:marBottom w:val="0"/>
              <w:divBdr>
                <w:top w:val="none" w:sz="0" w:space="0" w:color="auto"/>
                <w:left w:val="none" w:sz="0" w:space="0" w:color="auto"/>
                <w:bottom w:val="none" w:sz="0" w:space="0" w:color="auto"/>
                <w:right w:val="none" w:sz="0" w:space="0" w:color="auto"/>
              </w:divBdr>
            </w:div>
            <w:div w:id="1543244264">
              <w:marLeft w:val="0"/>
              <w:marRight w:val="0"/>
              <w:marTop w:val="0"/>
              <w:marBottom w:val="0"/>
              <w:divBdr>
                <w:top w:val="none" w:sz="0" w:space="0" w:color="auto"/>
                <w:left w:val="none" w:sz="0" w:space="0" w:color="auto"/>
                <w:bottom w:val="none" w:sz="0" w:space="0" w:color="auto"/>
                <w:right w:val="none" w:sz="0" w:space="0" w:color="auto"/>
              </w:divBdr>
            </w:div>
            <w:div w:id="540556427">
              <w:marLeft w:val="0"/>
              <w:marRight w:val="0"/>
              <w:marTop w:val="0"/>
              <w:marBottom w:val="0"/>
              <w:divBdr>
                <w:top w:val="none" w:sz="0" w:space="0" w:color="auto"/>
                <w:left w:val="none" w:sz="0" w:space="0" w:color="auto"/>
                <w:bottom w:val="none" w:sz="0" w:space="0" w:color="auto"/>
                <w:right w:val="none" w:sz="0" w:space="0" w:color="auto"/>
              </w:divBdr>
            </w:div>
            <w:div w:id="773478078">
              <w:marLeft w:val="0"/>
              <w:marRight w:val="0"/>
              <w:marTop w:val="0"/>
              <w:marBottom w:val="0"/>
              <w:divBdr>
                <w:top w:val="none" w:sz="0" w:space="0" w:color="auto"/>
                <w:left w:val="none" w:sz="0" w:space="0" w:color="auto"/>
                <w:bottom w:val="none" w:sz="0" w:space="0" w:color="auto"/>
                <w:right w:val="none" w:sz="0" w:space="0" w:color="auto"/>
              </w:divBdr>
            </w:div>
            <w:div w:id="1803572173">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437559258">
              <w:marLeft w:val="0"/>
              <w:marRight w:val="0"/>
              <w:marTop w:val="0"/>
              <w:marBottom w:val="0"/>
              <w:divBdr>
                <w:top w:val="none" w:sz="0" w:space="0" w:color="auto"/>
                <w:left w:val="none" w:sz="0" w:space="0" w:color="auto"/>
                <w:bottom w:val="none" w:sz="0" w:space="0" w:color="auto"/>
                <w:right w:val="none" w:sz="0" w:space="0" w:color="auto"/>
              </w:divBdr>
            </w:div>
            <w:div w:id="2011330246">
              <w:marLeft w:val="0"/>
              <w:marRight w:val="0"/>
              <w:marTop w:val="0"/>
              <w:marBottom w:val="0"/>
              <w:divBdr>
                <w:top w:val="none" w:sz="0" w:space="0" w:color="auto"/>
                <w:left w:val="none" w:sz="0" w:space="0" w:color="auto"/>
                <w:bottom w:val="none" w:sz="0" w:space="0" w:color="auto"/>
                <w:right w:val="none" w:sz="0" w:space="0" w:color="auto"/>
              </w:divBdr>
            </w:div>
            <w:div w:id="1196773793">
              <w:marLeft w:val="0"/>
              <w:marRight w:val="0"/>
              <w:marTop w:val="0"/>
              <w:marBottom w:val="0"/>
              <w:divBdr>
                <w:top w:val="none" w:sz="0" w:space="0" w:color="auto"/>
                <w:left w:val="none" w:sz="0" w:space="0" w:color="auto"/>
                <w:bottom w:val="none" w:sz="0" w:space="0" w:color="auto"/>
                <w:right w:val="none" w:sz="0" w:space="0" w:color="auto"/>
              </w:divBdr>
            </w:div>
            <w:div w:id="1072198584">
              <w:marLeft w:val="0"/>
              <w:marRight w:val="0"/>
              <w:marTop w:val="0"/>
              <w:marBottom w:val="0"/>
              <w:divBdr>
                <w:top w:val="none" w:sz="0" w:space="0" w:color="auto"/>
                <w:left w:val="none" w:sz="0" w:space="0" w:color="auto"/>
                <w:bottom w:val="none" w:sz="0" w:space="0" w:color="auto"/>
                <w:right w:val="none" w:sz="0" w:space="0" w:color="auto"/>
              </w:divBdr>
            </w:div>
            <w:div w:id="2033144128">
              <w:marLeft w:val="0"/>
              <w:marRight w:val="0"/>
              <w:marTop w:val="0"/>
              <w:marBottom w:val="0"/>
              <w:divBdr>
                <w:top w:val="none" w:sz="0" w:space="0" w:color="auto"/>
                <w:left w:val="none" w:sz="0" w:space="0" w:color="auto"/>
                <w:bottom w:val="none" w:sz="0" w:space="0" w:color="auto"/>
                <w:right w:val="none" w:sz="0" w:space="0" w:color="auto"/>
              </w:divBdr>
            </w:div>
            <w:div w:id="788862156">
              <w:marLeft w:val="0"/>
              <w:marRight w:val="0"/>
              <w:marTop w:val="0"/>
              <w:marBottom w:val="0"/>
              <w:divBdr>
                <w:top w:val="none" w:sz="0" w:space="0" w:color="auto"/>
                <w:left w:val="none" w:sz="0" w:space="0" w:color="auto"/>
                <w:bottom w:val="none" w:sz="0" w:space="0" w:color="auto"/>
                <w:right w:val="none" w:sz="0" w:space="0" w:color="auto"/>
              </w:divBdr>
            </w:div>
            <w:div w:id="1548563409">
              <w:marLeft w:val="0"/>
              <w:marRight w:val="0"/>
              <w:marTop w:val="0"/>
              <w:marBottom w:val="0"/>
              <w:divBdr>
                <w:top w:val="none" w:sz="0" w:space="0" w:color="auto"/>
                <w:left w:val="none" w:sz="0" w:space="0" w:color="auto"/>
                <w:bottom w:val="none" w:sz="0" w:space="0" w:color="auto"/>
                <w:right w:val="none" w:sz="0" w:space="0" w:color="auto"/>
              </w:divBdr>
            </w:div>
            <w:div w:id="1696345314">
              <w:marLeft w:val="0"/>
              <w:marRight w:val="0"/>
              <w:marTop w:val="0"/>
              <w:marBottom w:val="0"/>
              <w:divBdr>
                <w:top w:val="none" w:sz="0" w:space="0" w:color="auto"/>
                <w:left w:val="none" w:sz="0" w:space="0" w:color="auto"/>
                <w:bottom w:val="none" w:sz="0" w:space="0" w:color="auto"/>
                <w:right w:val="none" w:sz="0" w:space="0" w:color="auto"/>
              </w:divBdr>
            </w:div>
            <w:div w:id="2063093562">
              <w:marLeft w:val="0"/>
              <w:marRight w:val="0"/>
              <w:marTop w:val="0"/>
              <w:marBottom w:val="0"/>
              <w:divBdr>
                <w:top w:val="none" w:sz="0" w:space="0" w:color="auto"/>
                <w:left w:val="none" w:sz="0" w:space="0" w:color="auto"/>
                <w:bottom w:val="none" w:sz="0" w:space="0" w:color="auto"/>
                <w:right w:val="none" w:sz="0" w:space="0" w:color="auto"/>
              </w:divBdr>
            </w:div>
            <w:div w:id="199323761">
              <w:marLeft w:val="0"/>
              <w:marRight w:val="0"/>
              <w:marTop w:val="0"/>
              <w:marBottom w:val="0"/>
              <w:divBdr>
                <w:top w:val="none" w:sz="0" w:space="0" w:color="auto"/>
                <w:left w:val="none" w:sz="0" w:space="0" w:color="auto"/>
                <w:bottom w:val="none" w:sz="0" w:space="0" w:color="auto"/>
                <w:right w:val="none" w:sz="0" w:space="0" w:color="auto"/>
              </w:divBdr>
            </w:div>
            <w:div w:id="1060402181">
              <w:marLeft w:val="0"/>
              <w:marRight w:val="0"/>
              <w:marTop w:val="0"/>
              <w:marBottom w:val="0"/>
              <w:divBdr>
                <w:top w:val="none" w:sz="0" w:space="0" w:color="auto"/>
                <w:left w:val="none" w:sz="0" w:space="0" w:color="auto"/>
                <w:bottom w:val="none" w:sz="0" w:space="0" w:color="auto"/>
                <w:right w:val="none" w:sz="0" w:space="0" w:color="auto"/>
              </w:divBdr>
            </w:div>
            <w:div w:id="158077842">
              <w:marLeft w:val="0"/>
              <w:marRight w:val="0"/>
              <w:marTop w:val="0"/>
              <w:marBottom w:val="0"/>
              <w:divBdr>
                <w:top w:val="none" w:sz="0" w:space="0" w:color="auto"/>
                <w:left w:val="none" w:sz="0" w:space="0" w:color="auto"/>
                <w:bottom w:val="none" w:sz="0" w:space="0" w:color="auto"/>
                <w:right w:val="none" w:sz="0" w:space="0" w:color="auto"/>
              </w:divBdr>
            </w:div>
            <w:div w:id="1440905334">
              <w:marLeft w:val="0"/>
              <w:marRight w:val="0"/>
              <w:marTop w:val="0"/>
              <w:marBottom w:val="0"/>
              <w:divBdr>
                <w:top w:val="none" w:sz="0" w:space="0" w:color="auto"/>
                <w:left w:val="none" w:sz="0" w:space="0" w:color="auto"/>
                <w:bottom w:val="none" w:sz="0" w:space="0" w:color="auto"/>
                <w:right w:val="none" w:sz="0" w:space="0" w:color="auto"/>
              </w:divBdr>
            </w:div>
            <w:div w:id="1941601692">
              <w:marLeft w:val="0"/>
              <w:marRight w:val="0"/>
              <w:marTop w:val="0"/>
              <w:marBottom w:val="0"/>
              <w:divBdr>
                <w:top w:val="none" w:sz="0" w:space="0" w:color="auto"/>
                <w:left w:val="none" w:sz="0" w:space="0" w:color="auto"/>
                <w:bottom w:val="none" w:sz="0" w:space="0" w:color="auto"/>
                <w:right w:val="none" w:sz="0" w:space="0" w:color="auto"/>
              </w:divBdr>
            </w:div>
            <w:div w:id="1996296262">
              <w:marLeft w:val="0"/>
              <w:marRight w:val="0"/>
              <w:marTop w:val="0"/>
              <w:marBottom w:val="0"/>
              <w:divBdr>
                <w:top w:val="none" w:sz="0" w:space="0" w:color="auto"/>
                <w:left w:val="none" w:sz="0" w:space="0" w:color="auto"/>
                <w:bottom w:val="none" w:sz="0" w:space="0" w:color="auto"/>
                <w:right w:val="none" w:sz="0" w:space="0" w:color="auto"/>
              </w:divBdr>
            </w:div>
            <w:div w:id="1637292689">
              <w:marLeft w:val="0"/>
              <w:marRight w:val="0"/>
              <w:marTop w:val="0"/>
              <w:marBottom w:val="0"/>
              <w:divBdr>
                <w:top w:val="none" w:sz="0" w:space="0" w:color="auto"/>
                <w:left w:val="none" w:sz="0" w:space="0" w:color="auto"/>
                <w:bottom w:val="none" w:sz="0" w:space="0" w:color="auto"/>
                <w:right w:val="none" w:sz="0" w:space="0" w:color="auto"/>
              </w:divBdr>
            </w:div>
            <w:div w:id="1045176789">
              <w:marLeft w:val="0"/>
              <w:marRight w:val="0"/>
              <w:marTop w:val="0"/>
              <w:marBottom w:val="0"/>
              <w:divBdr>
                <w:top w:val="none" w:sz="0" w:space="0" w:color="auto"/>
                <w:left w:val="none" w:sz="0" w:space="0" w:color="auto"/>
                <w:bottom w:val="none" w:sz="0" w:space="0" w:color="auto"/>
                <w:right w:val="none" w:sz="0" w:space="0" w:color="auto"/>
              </w:divBdr>
            </w:div>
            <w:div w:id="1949576703">
              <w:marLeft w:val="0"/>
              <w:marRight w:val="0"/>
              <w:marTop w:val="0"/>
              <w:marBottom w:val="0"/>
              <w:divBdr>
                <w:top w:val="none" w:sz="0" w:space="0" w:color="auto"/>
                <w:left w:val="none" w:sz="0" w:space="0" w:color="auto"/>
                <w:bottom w:val="none" w:sz="0" w:space="0" w:color="auto"/>
                <w:right w:val="none" w:sz="0" w:space="0" w:color="auto"/>
              </w:divBdr>
            </w:div>
            <w:div w:id="343213648">
              <w:marLeft w:val="0"/>
              <w:marRight w:val="0"/>
              <w:marTop w:val="0"/>
              <w:marBottom w:val="0"/>
              <w:divBdr>
                <w:top w:val="none" w:sz="0" w:space="0" w:color="auto"/>
                <w:left w:val="none" w:sz="0" w:space="0" w:color="auto"/>
                <w:bottom w:val="none" w:sz="0" w:space="0" w:color="auto"/>
                <w:right w:val="none" w:sz="0" w:space="0" w:color="auto"/>
              </w:divBdr>
            </w:div>
            <w:div w:id="1091584864">
              <w:marLeft w:val="0"/>
              <w:marRight w:val="0"/>
              <w:marTop w:val="0"/>
              <w:marBottom w:val="0"/>
              <w:divBdr>
                <w:top w:val="none" w:sz="0" w:space="0" w:color="auto"/>
                <w:left w:val="none" w:sz="0" w:space="0" w:color="auto"/>
                <w:bottom w:val="none" w:sz="0" w:space="0" w:color="auto"/>
                <w:right w:val="none" w:sz="0" w:space="0" w:color="auto"/>
              </w:divBdr>
            </w:div>
            <w:div w:id="1673876605">
              <w:marLeft w:val="0"/>
              <w:marRight w:val="0"/>
              <w:marTop w:val="0"/>
              <w:marBottom w:val="0"/>
              <w:divBdr>
                <w:top w:val="none" w:sz="0" w:space="0" w:color="auto"/>
                <w:left w:val="none" w:sz="0" w:space="0" w:color="auto"/>
                <w:bottom w:val="none" w:sz="0" w:space="0" w:color="auto"/>
                <w:right w:val="none" w:sz="0" w:space="0" w:color="auto"/>
              </w:divBdr>
            </w:div>
            <w:div w:id="1898589709">
              <w:marLeft w:val="0"/>
              <w:marRight w:val="0"/>
              <w:marTop w:val="0"/>
              <w:marBottom w:val="0"/>
              <w:divBdr>
                <w:top w:val="none" w:sz="0" w:space="0" w:color="auto"/>
                <w:left w:val="none" w:sz="0" w:space="0" w:color="auto"/>
                <w:bottom w:val="none" w:sz="0" w:space="0" w:color="auto"/>
                <w:right w:val="none" w:sz="0" w:space="0" w:color="auto"/>
              </w:divBdr>
            </w:div>
            <w:div w:id="966594007">
              <w:marLeft w:val="0"/>
              <w:marRight w:val="0"/>
              <w:marTop w:val="0"/>
              <w:marBottom w:val="0"/>
              <w:divBdr>
                <w:top w:val="none" w:sz="0" w:space="0" w:color="auto"/>
                <w:left w:val="none" w:sz="0" w:space="0" w:color="auto"/>
                <w:bottom w:val="none" w:sz="0" w:space="0" w:color="auto"/>
                <w:right w:val="none" w:sz="0" w:space="0" w:color="auto"/>
              </w:divBdr>
            </w:div>
            <w:div w:id="2005938889">
              <w:marLeft w:val="0"/>
              <w:marRight w:val="0"/>
              <w:marTop w:val="0"/>
              <w:marBottom w:val="0"/>
              <w:divBdr>
                <w:top w:val="none" w:sz="0" w:space="0" w:color="auto"/>
                <w:left w:val="none" w:sz="0" w:space="0" w:color="auto"/>
                <w:bottom w:val="none" w:sz="0" w:space="0" w:color="auto"/>
                <w:right w:val="none" w:sz="0" w:space="0" w:color="auto"/>
              </w:divBdr>
            </w:div>
            <w:div w:id="1390492618">
              <w:marLeft w:val="0"/>
              <w:marRight w:val="0"/>
              <w:marTop w:val="0"/>
              <w:marBottom w:val="0"/>
              <w:divBdr>
                <w:top w:val="none" w:sz="0" w:space="0" w:color="auto"/>
                <w:left w:val="none" w:sz="0" w:space="0" w:color="auto"/>
                <w:bottom w:val="none" w:sz="0" w:space="0" w:color="auto"/>
                <w:right w:val="none" w:sz="0" w:space="0" w:color="auto"/>
              </w:divBdr>
            </w:div>
            <w:div w:id="1219056041">
              <w:marLeft w:val="0"/>
              <w:marRight w:val="0"/>
              <w:marTop w:val="0"/>
              <w:marBottom w:val="0"/>
              <w:divBdr>
                <w:top w:val="none" w:sz="0" w:space="0" w:color="auto"/>
                <w:left w:val="none" w:sz="0" w:space="0" w:color="auto"/>
                <w:bottom w:val="none" w:sz="0" w:space="0" w:color="auto"/>
                <w:right w:val="none" w:sz="0" w:space="0" w:color="auto"/>
              </w:divBdr>
            </w:div>
            <w:div w:id="1582176154">
              <w:marLeft w:val="0"/>
              <w:marRight w:val="0"/>
              <w:marTop w:val="0"/>
              <w:marBottom w:val="0"/>
              <w:divBdr>
                <w:top w:val="none" w:sz="0" w:space="0" w:color="auto"/>
                <w:left w:val="none" w:sz="0" w:space="0" w:color="auto"/>
                <w:bottom w:val="none" w:sz="0" w:space="0" w:color="auto"/>
                <w:right w:val="none" w:sz="0" w:space="0" w:color="auto"/>
              </w:divBdr>
            </w:div>
            <w:div w:id="1970821821">
              <w:marLeft w:val="0"/>
              <w:marRight w:val="0"/>
              <w:marTop w:val="0"/>
              <w:marBottom w:val="0"/>
              <w:divBdr>
                <w:top w:val="none" w:sz="0" w:space="0" w:color="auto"/>
                <w:left w:val="none" w:sz="0" w:space="0" w:color="auto"/>
                <w:bottom w:val="none" w:sz="0" w:space="0" w:color="auto"/>
                <w:right w:val="none" w:sz="0" w:space="0" w:color="auto"/>
              </w:divBdr>
            </w:div>
            <w:div w:id="821384669">
              <w:marLeft w:val="0"/>
              <w:marRight w:val="0"/>
              <w:marTop w:val="0"/>
              <w:marBottom w:val="0"/>
              <w:divBdr>
                <w:top w:val="none" w:sz="0" w:space="0" w:color="auto"/>
                <w:left w:val="none" w:sz="0" w:space="0" w:color="auto"/>
                <w:bottom w:val="none" w:sz="0" w:space="0" w:color="auto"/>
                <w:right w:val="none" w:sz="0" w:space="0" w:color="auto"/>
              </w:divBdr>
            </w:div>
            <w:div w:id="411195828">
              <w:marLeft w:val="0"/>
              <w:marRight w:val="0"/>
              <w:marTop w:val="0"/>
              <w:marBottom w:val="0"/>
              <w:divBdr>
                <w:top w:val="none" w:sz="0" w:space="0" w:color="auto"/>
                <w:left w:val="none" w:sz="0" w:space="0" w:color="auto"/>
                <w:bottom w:val="none" w:sz="0" w:space="0" w:color="auto"/>
                <w:right w:val="none" w:sz="0" w:space="0" w:color="auto"/>
              </w:divBdr>
            </w:div>
            <w:div w:id="1842700981">
              <w:marLeft w:val="0"/>
              <w:marRight w:val="0"/>
              <w:marTop w:val="0"/>
              <w:marBottom w:val="0"/>
              <w:divBdr>
                <w:top w:val="none" w:sz="0" w:space="0" w:color="auto"/>
                <w:left w:val="none" w:sz="0" w:space="0" w:color="auto"/>
                <w:bottom w:val="none" w:sz="0" w:space="0" w:color="auto"/>
                <w:right w:val="none" w:sz="0" w:space="0" w:color="auto"/>
              </w:divBdr>
            </w:div>
            <w:div w:id="1787773524">
              <w:marLeft w:val="0"/>
              <w:marRight w:val="0"/>
              <w:marTop w:val="0"/>
              <w:marBottom w:val="0"/>
              <w:divBdr>
                <w:top w:val="none" w:sz="0" w:space="0" w:color="auto"/>
                <w:left w:val="none" w:sz="0" w:space="0" w:color="auto"/>
                <w:bottom w:val="none" w:sz="0" w:space="0" w:color="auto"/>
                <w:right w:val="none" w:sz="0" w:space="0" w:color="auto"/>
              </w:divBdr>
            </w:div>
            <w:div w:id="445003054">
              <w:marLeft w:val="0"/>
              <w:marRight w:val="0"/>
              <w:marTop w:val="0"/>
              <w:marBottom w:val="0"/>
              <w:divBdr>
                <w:top w:val="none" w:sz="0" w:space="0" w:color="auto"/>
                <w:left w:val="none" w:sz="0" w:space="0" w:color="auto"/>
                <w:bottom w:val="none" w:sz="0" w:space="0" w:color="auto"/>
                <w:right w:val="none" w:sz="0" w:space="0" w:color="auto"/>
              </w:divBdr>
            </w:div>
            <w:div w:id="768233693">
              <w:marLeft w:val="0"/>
              <w:marRight w:val="0"/>
              <w:marTop w:val="0"/>
              <w:marBottom w:val="0"/>
              <w:divBdr>
                <w:top w:val="none" w:sz="0" w:space="0" w:color="auto"/>
                <w:left w:val="none" w:sz="0" w:space="0" w:color="auto"/>
                <w:bottom w:val="none" w:sz="0" w:space="0" w:color="auto"/>
                <w:right w:val="none" w:sz="0" w:space="0" w:color="auto"/>
              </w:divBdr>
            </w:div>
            <w:div w:id="1048844088">
              <w:marLeft w:val="0"/>
              <w:marRight w:val="0"/>
              <w:marTop w:val="0"/>
              <w:marBottom w:val="0"/>
              <w:divBdr>
                <w:top w:val="none" w:sz="0" w:space="0" w:color="auto"/>
                <w:left w:val="none" w:sz="0" w:space="0" w:color="auto"/>
                <w:bottom w:val="none" w:sz="0" w:space="0" w:color="auto"/>
                <w:right w:val="none" w:sz="0" w:space="0" w:color="auto"/>
              </w:divBdr>
            </w:div>
            <w:div w:id="1060056578">
              <w:marLeft w:val="0"/>
              <w:marRight w:val="0"/>
              <w:marTop w:val="0"/>
              <w:marBottom w:val="0"/>
              <w:divBdr>
                <w:top w:val="none" w:sz="0" w:space="0" w:color="auto"/>
                <w:left w:val="none" w:sz="0" w:space="0" w:color="auto"/>
                <w:bottom w:val="none" w:sz="0" w:space="0" w:color="auto"/>
                <w:right w:val="none" w:sz="0" w:space="0" w:color="auto"/>
              </w:divBdr>
            </w:div>
            <w:div w:id="330254548">
              <w:marLeft w:val="0"/>
              <w:marRight w:val="0"/>
              <w:marTop w:val="0"/>
              <w:marBottom w:val="0"/>
              <w:divBdr>
                <w:top w:val="none" w:sz="0" w:space="0" w:color="auto"/>
                <w:left w:val="none" w:sz="0" w:space="0" w:color="auto"/>
                <w:bottom w:val="none" w:sz="0" w:space="0" w:color="auto"/>
                <w:right w:val="none" w:sz="0" w:space="0" w:color="auto"/>
              </w:divBdr>
            </w:div>
            <w:div w:id="290281987">
              <w:marLeft w:val="0"/>
              <w:marRight w:val="0"/>
              <w:marTop w:val="0"/>
              <w:marBottom w:val="0"/>
              <w:divBdr>
                <w:top w:val="none" w:sz="0" w:space="0" w:color="auto"/>
                <w:left w:val="none" w:sz="0" w:space="0" w:color="auto"/>
                <w:bottom w:val="none" w:sz="0" w:space="0" w:color="auto"/>
                <w:right w:val="none" w:sz="0" w:space="0" w:color="auto"/>
              </w:divBdr>
            </w:div>
            <w:div w:id="1076434448">
              <w:marLeft w:val="0"/>
              <w:marRight w:val="0"/>
              <w:marTop w:val="0"/>
              <w:marBottom w:val="0"/>
              <w:divBdr>
                <w:top w:val="none" w:sz="0" w:space="0" w:color="auto"/>
                <w:left w:val="none" w:sz="0" w:space="0" w:color="auto"/>
                <w:bottom w:val="none" w:sz="0" w:space="0" w:color="auto"/>
                <w:right w:val="none" w:sz="0" w:space="0" w:color="auto"/>
              </w:divBdr>
            </w:div>
            <w:div w:id="1959607982">
              <w:marLeft w:val="0"/>
              <w:marRight w:val="0"/>
              <w:marTop w:val="0"/>
              <w:marBottom w:val="0"/>
              <w:divBdr>
                <w:top w:val="none" w:sz="0" w:space="0" w:color="auto"/>
                <w:left w:val="none" w:sz="0" w:space="0" w:color="auto"/>
                <w:bottom w:val="none" w:sz="0" w:space="0" w:color="auto"/>
                <w:right w:val="none" w:sz="0" w:space="0" w:color="auto"/>
              </w:divBdr>
            </w:div>
            <w:div w:id="925306851">
              <w:marLeft w:val="0"/>
              <w:marRight w:val="0"/>
              <w:marTop w:val="0"/>
              <w:marBottom w:val="0"/>
              <w:divBdr>
                <w:top w:val="none" w:sz="0" w:space="0" w:color="auto"/>
                <w:left w:val="none" w:sz="0" w:space="0" w:color="auto"/>
                <w:bottom w:val="none" w:sz="0" w:space="0" w:color="auto"/>
                <w:right w:val="none" w:sz="0" w:space="0" w:color="auto"/>
              </w:divBdr>
            </w:div>
            <w:div w:id="221596167">
              <w:marLeft w:val="0"/>
              <w:marRight w:val="0"/>
              <w:marTop w:val="0"/>
              <w:marBottom w:val="0"/>
              <w:divBdr>
                <w:top w:val="none" w:sz="0" w:space="0" w:color="auto"/>
                <w:left w:val="none" w:sz="0" w:space="0" w:color="auto"/>
                <w:bottom w:val="none" w:sz="0" w:space="0" w:color="auto"/>
                <w:right w:val="none" w:sz="0" w:space="0" w:color="auto"/>
              </w:divBdr>
            </w:div>
            <w:div w:id="18092024">
              <w:marLeft w:val="0"/>
              <w:marRight w:val="0"/>
              <w:marTop w:val="0"/>
              <w:marBottom w:val="0"/>
              <w:divBdr>
                <w:top w:val="none" w:sz="0" w:space="0" w:color="auto"/>
                <w:left w:val="none" w:sz="0" w:space="0" w:color="auto"/>
                <w:bottom w:val="none" w:sz="0" w:space="0" w:color="auto"/>
                <w:right w:val="none" w:sz="0" w:space="0" w:color="auto"/>
              </w:divBdr>
            </w:div>
            <w:div w:id="731849399">
              <w:marLeft w:val="0"/>
              <w:marRight w:val="0"/>
              <w:marTop w:val="0"/>
              <w:marBottom w:val="0"/>
              <w:divBdr>
                <w:top w:val="none" w:sz="0" w:space="0" w:color="auto"/>
                <w:left w:val="none" w:sz="0" w:space="0" w:color="auto"/>
                <w:bottom w:val="none" w:sz="0" w:space="0" w:color="auto"/>
                <w:right w:val="none" w:sz="0" w:space="0" w:color="auto"/>
              </w:divBdr>
            </w:div>
            <w:div w:id="1319917583">
              <w:marLeft w:val="0"/>
              <w:marRight w:val="0"/>
              <w:marTop w:val="0"/>
              <w:marBottom w:val="0"/>
              <w:divBdr>
                <w:top w:val="none" w:sz="0" w:space="0" w:color="auto"/>
                <w:left w:val="none" w:sz="0" w:space="0" w:color="auto"/>
                <w:bottom w:val="none" w:sz="0" w:space="0" w:color="auto"/>
                <w:right w:val="none" w:sz="0" w:space="0" w:color="auto"/>
              </w:divBdr>
            </w:div>
            <w:div w:id="1588416280">
              <w:marLeft w:val="0"/>
              <w:marRight w:val="0"/>
              <w:marTop w:val="0"/>
              <w:marBottom w:val="0"/>
              <w:divBdr>
                <w:top w:val="none" w:sz="0" w:space="0" w:color="auto"/>
                <w:left w:val="none" w:sz="0" w:space="0" w:color="auto"/>
                <w:bottom w:val="none" w:sz="0" w:space="0" w:color="auto"/>
                <w:right w:val="none" w:sz="0" w:space="0" w:color="auto"/>
              </w:divBdr>
            </w:div>
            <w:div w:id="1767262524">
              <w:marLeft w:val="0"/>
              <w:marRight w:val="0"/>
              <w:marTop w:val="0"/>
              <w:marBottom w:val="0"/>
              <w:divBdr>
                <w:top w:val="none" w:sz="0" w:space="0" w:color="auto"/>
                <w:left w:val="none" w:sz="0" w:space="0" w:color="auto"/>
                <w:bottom w:val="none" w:sz="0" w:space="0" w:color="auto"/>
                <w:right w:val="none" w:sz="0" w:space="0" w:color="auto"/>
              </w:divBdr>
            </w:div>
            <w:div w:id="855923425">
              <w:marLeft w:val="0"/>
              <w:marRight w:val="0"/>
              <w:marTop w:val="0"/>
              <w:marBottom w:val="0"/>
              <w:divBdr>
                <w:top w:val="none" w:sz="0" w:space="0" w:color="auto"/>
                <w:left w:val="none" w:sz="0" w:space="0" w:color="auto"/>
                <w:bottom w:val="none" w:sz="0" w:space="0" w:color="auto"/>
                <w:right w:val="none" w:sz="0" w:space="0" w:color="auto"/>
              </w:divBdr>
            </w:div>
            <w:div w:id="342703333">
              <w:marLeft w:val="0"/>
              <w:marRight w:val="0"/>
              <w:marTop w:val="0"/>
              <w:marBottom w:val="0"/>
              <w:divBdr>
                <w:top w:val="none" w:sz="0" w:space="0" w:color="auto"/>
                <w:left w:val="none" w:sz="0" w:space="0" w:color="auto"/>
                <w:bottom w:val="none" w:sz="0" w:space="0" w:color="auto"/>
                <w:right w:val="none" w:sz="0" w:space="0" w:color="auto"/>
              </w:divBdr>
            </w:div>
            <w:div w:id="1077168527">
              <w:marLeft w:val="0"/>
              <w:marRight w:val="0"/>
              <w:marTop w:val="0"/>
              <w:marBottom w:val="0"/>
              <w:divBdr>
                <w:top w:val="none" w:sz="0" w:space="0" w:color="auto"/>
                <w:left w:val="none" w:sz="0" w:space="0" w:color="auto"/>
                <w:bottom w:val="none" w:sz="0" w:space="0" w:color="auto"/>
                <w:right w:val="none" w:sz="0" w:space="0" w:color="auto"/>
              </w:divBdr>
            </w:div>
            <w:div w:id="432434571">
              <w:marLeft w:val="0"/>
              <w:marRight w:val="0"/>
              <w:marTop w:val="0"/>
              <w:marBottom w:val="0"/>
              <w:divBdr>
                <w:top w:val="none" w:sz="0" w:space="0" w:color="auto"/>
                <w:left w:val="none" w:sz="0" w:space="0" w:color="auto"/>
                <w:bottom w:val="none" w:sz="0" w:space="0" w:color="auto"/>
                <w:right w:val="none" w:sz="0" w:space="0" w:color="auto"/>
              </w:divBdr>
            </w:div>
            <w:div w:id="335038934">
              <w:marLeft w:val="0"/>
              <w:marRight w:val="0"/>
              <w:marTop w:val="0"/>
              <w:marBottom w:val="0"/>
              <w:divBdr>
                <w:top w:val="none" w:sz="0" w:space="0" w:color="auto"/>
                <w:left w:val="none" w:sz="0" w:space="0" w:color="auto"/>
                <w:bottom w:val="none" w:sz="0" w:space="0" w:color="auto"/>
                <w:right w:val="none" w:sz="0" w:space="0" w:color="auto"/>
              </w:divBdr>
            </w:div>
            <w:div w:id="733509356">
              <w:marLeft w:val="0"/>
              <w:marRight w:val="0"/>
              <w:marTop w:val="0"/>
              <w:marBottom w:val="0"/>
              <w:divBdr>
                <w:top w:val="none" w:sz="0" w:space="0" w:color="auto"/>
                <w:left w:val="none" w:sz="0" w:space="0" w:color="auto"/>
                <w:bottom w:val="none" w:sz="0" w:space="0" w:color="auto"/>
                <w:right w:val="none" w:sz="0" w:space="0" w:color="auto"/>
              </w:divBdr>
            </w:div>
            <w:div w:id="1951279843">
              <w:marLeft w:val="0"/>
              <w:marRight w:val="0"/>
              <w:marTop w:val="0"/>
              <w:marBottom w:val="0"/>
              <w:divBdr>
                <w:top w:val="none" w:sz="0" w:space="0" w:color="auto"/>
                <w:left w:val="none" w:sz="0" w:space="0" w:color="auto"/>
                <w:bottom w:val="none" w:sz="0" w:space="0" w:color="auto"/>
                <w:right w:val="none" w:sz="0" w:space="0" w:color="auto"/>
              </w:divBdr>
            </w:div>
            <w:div w:id="1291282414">
              <w:marLeft w:val="0"/>
              <w:marRight w:val="0"/>
              <w:marTop w:val="0"/>
              <w:marBottom w:val="0"/>
              <w:divBdr>
                <w:top w:val="none" w:sz="0" w:space="0" w:color="auto"/>
                <w:left w:val="none" w:sz="0" w:space="0" w:color="auto"/>
                <w:bottom w:val="none" w:sz="0" w:space="0" w:color="auto"/>
                <w:right w:val="none" w:sz="0" w:space="0" w:color="auto"/>
              </w:divBdr>
            </w:div>
            <w:div w:id="1163275251">
              <w:marLeft w:val="0"/>
              <w:marRight w:val="0"/>
              <w:marTop w:val="0"/>
              <w:marBottom w:val="0"/>
              <w:divBdr>
                <w:top w:val="none" w:sz="0" w:space="0" w:color="auto"/>
                <w:left w:val="none" w:sz="0" w:space="0" w:color="auto"/>
                <w:bottom w:val="none" w:sz="0" w:space="0" w:color="auto"/>
                <w:right w:val="none" w:sz="0" w:space="0" w:color="auto"/>
              </w:divBdr>
            </w:div>
            <w:div w:id="797725285">
              <w:marLeft w:val="0"/>
              <w:marRight w:val="0"/>
              <w:marTop w:val="0"/>
              <w:marBottom w:val="0"/>
              <w:divBdr>
                <w:top w:val="none" w:sz="0" w:space="0" w:color="auto"/>
                <w:left w:val="none" w:sz="0" w:space="0" w:color="auto"/>
                <w:bottom w:val="none" w:sz="0" w:space="0" w:color="auto"/>
                <w:right w:val="none" w:sz="0" w:space="0" w:color="auto"/>
              </w:divBdr>
            </w:div>
            <w:div w:id="2076469941">
              <w:marLeft w:val="0"/>
              <w:marRight w:val="0"/>
              <w:marTop w:val="0"/>
              <w:marBottom w:val="0"/>
              <w:divBdr>
                <w:top w:val="none" w:sz="0" w:space="0" w:color="auto"/>
                <w:left w:val="none" w:sz="0" w:space="0" w:color="auto"/>
                <w:bottom w:val="none" w:sz="0" w:space="0" w:color="auto"/>
                <w:right w:val="none" w:sz="0" w:space="0" w:color="auto"/>
              </w:divBdr>
            </w:div>
            <w:div w:id="1225868670">
              <w:marLeft w:val="0"/>
              <w:marRight w:val="0"/>
              <w:marTop w:val="0"/>
              <w:marBottom w:val="0"/>
              <w:divBdr>
                <w:top w:val="none" w:sz="0" w:space="0" w:color="auto"/>
                <w:left w:val="none" w:sz="0" w:space="0" w:color="auto"/>
                <w:bottom w:val="none" w:sz="0" w:space="0" w:color="auto"/>
                <w:right w:val="none" w:sz="0" w:space="0" w:color="auto"/>
              </w:divBdr>
            </w:div>
            <w:div w:id="281350630">
              <w:marLeft w:val="0"/>
              <w:marRight w:val="0"/>
              <w:marTop w:val="0"/>
              <w:marBottom w:val="0"/>
              <w:divBdr>
                <w:top w:val="none" w:sz="0" w:space="0" w:color="auto"/>
                <w:left w:val="none" w:sz="0" w:space="0" w:color="auto"/>
                <w:bottom w:val="none" w:sz="0" w:space="0" w:color="auto"/>
                <w:right w:val="none" w:sz="0" w:space="0" w:color="auto"/>
              </w:divBdr>
            </w:div>
            <w:div w:id="1044599901">
              <w:marLeft w:val="0"/>
              <w:marRight w:val="0"/>
              <w:marTop w:val="0"/>
              <w:marBottom w:val="0"/>
              <w:divBdr>
                <w:top w:val="none" w:sz="0" w:space="0" w:color="auto"/>
                <w:left w:val="none" w:sz="0" w:space="0" w:color="auto"/>
                <w:bottom w:val="none" w:sz="0" w:space="0" w:color="auto"/>
                <w:right w:val="none" w:sz="0" w:space="0" w:color="auto"/>
              </w:divBdr>
            </w:div>
            <w:div w:id="578322327">
              <w:marLeft w:val="0"/>
              <w:marRight w:val="0"/>
              <w:marTop w:val="0"/>
              <w:marBottom w:val="0"/>
              <w:divBdr>
                <w:top w:val="none" w:sz="0" w:space="0" w:color="auto"/>
                <w:left w:val="none" w:sz="0" w:space="0" w:color="auto"/>
                <w:bottom w:val="none" w:sz="0" w:space="0" w:color="auto"/>
                <w:right w:val="none" w:sz="0" w:space="0" w:color="auto"/>
              </w:divBdr>
            </w:div>
            <w:div w:id="2131438671">
              <w:marLeft w:val="0"/>
              <w:marRight w:val="0"/>
              <w:marTop w:val="0"/>
              <w:marBottom w:val="0"/>
              <w:divBdr>
                <w:top w:val="none" w:sz="0" w:space="0" w:color="auto"/>
                <w:left w:val="none" w:sz="0" w:space="0" w:color="auto"/>
                <w:bottom w:val="none" w:sz="0" w:space="0" w:color="auto"/>
                <w:right w:val="none" w:sz="0" w:space="0" w:color="auto"/>
              </w:divBdr>
            </w:div>
            <w:div w:id="1904677700">
              <w:marLeft w:val="0"/>
              <w:marRight w:val="0"/>
              <w:marTop w:val="0"/>
              <w:marBottom w:val="0"/>
              <w:divBdr>
                <w:top w:val="none" w:sz="0" w:space="0" w:color="auto"/>
                <w:left w:val="none" w:sz="0" w:space="0" w:color="auto"/>
                <w:bottom w:val="none" w:sz="0" w:space="0" w:color="auto"/>
                <w:right w:val="none" w:sz="0" w:space="0" w:color="auto"/>
              </w:divBdr>
            </w:div>
            <w:div w:id="792330886">
              <w:marLeft w:val="0"/>
              <w:marRight w:val="0"/>
              <w:marTop w:val="0"/>
              <w:marBottom w:val="0"/>
              <w:divBdr>
                <w:top w:val="none" w:sz="0" w:space="0" w:color="auto"/>
                <w:left w:val="none" w:sz="0" w:space="0" w:color="auto"/>
                <w:bottom w:val="none" w:sz="0" w:space="0" w:color="auto"/>
                <w:right w:val="none" w:sz="0" w:space="0" w:color="auto"/>
              </w:divBdr>
            </w:div>
            <w:div w:id="1512451724">
              <w:marLeft w:val="0"/>
              <w:marRight w:val="0"/>
              <w:marTop w:val="0"/>
              <w:marBottom w:val="0"/>
              <w:divBdr>
                <w:top w:val="none" w:sz="0" w:space="0" w:color="auto"/>
                <w:left w:val="none" w:sz="0" w:space="0" w:color="auto"/>
                <w:bottom w:val="none" w:sz="0" w:space="0" w:color="auto"/>
                <w:right w:val="none" w:sz="0" w:space="0" w:color="auto"/>
              </w:divBdr>
            </w:div>
            <w:div w:id="1410270765">
              <w:marLeft w:val="0"/>
              <w:marRight w:val="0"/>
              <w:marTop w:val="0"/>
              <w:marBottom w:val="0"/>
              <w:divBdr>
                <w:top w:val="none" w:sz="0" w:space="0" w:color="auto"/>
                <w:left w:val="none" w:sz="0" w:space="0" w:color="auto"/>
                <w:bottom w:val="none" w:sz="0" w:space="0" w:color="auto"/>
                <w:right w:val="none" w:sz="0" w:space="0" w:color="auto"/>
              </w:divBdr>
            </w:div>
            <w:div w:id="1966890190">
              <w:marLeft w:val="0"/>
              <w:marRight w:val="0"/>
              <w:marTop w:val="0"/>
              <w:marBottom w:val="0"/>
              <w:divBdr>
                <w:top w:val="none" w:sz="0" w:space="0" w:color="auto"/>
                <w:left w:val="none" w:sz="0" w:space="0" w:color="auto"/>
                <w:bottom w:val="none" w:sz="0" w:space="0" w:color="auto"/>
                <w:right w:val="none" w:sz="0" w:space="0" w:color="auto"/>
              </w:divBdr>
            </w:div>
            <w:div w:id="1936865623">
              <w:marLeft w:val="0"/>
              <w:marRight w:val="0"/>
              <w:marTop w:val="0"/>
              <w:marBottom w:val="0"/>
              <w:divBdr>
                <w:top w:val="none" w:sz="0" w:space="0" w:color="auto"/>
                <w:left w:val="none" w:sz="0" w:space="0" w:color="auto"/>
                <w:bottom w:val="none" w:sz="0" w:space="0" w:color="auto"/>
                <w:right w:val="none" w:sz="0" w:space="0" w:color="auto"/>
              </w:divBdr>
            </w:div>
            <w:div w:id="1645309516">
              <w:marLeft w:val="0"/>
              <w:marRight w:val="0"/>
              <w:marTop w:val="0"/>
              <w:marBottom w:val="0"/>
              <w:divBdr>
                <w:top w:val="none" w:sz="0" w:space="0" w:color="auto"/>
                <w:left w:val="none" w:sz="0" w:space="0" w:color="auto"/>
                <w:bottom w:val="none" w:sz="0" w:space="0" w:color="auto"/>
                <w:right w:val="none" w:sz="0" w:space="0" w:color="auto"/>
              </w:divBdr>
            </w:div>
            <w:div w:id="142551633">
              <w:marLeft w:val="0"/>
              <w:marRight w:val="0"/>
              <w:marTop w:val="0"/>
              <w:marBottom w:val="0"/>
              <w:divBdr>
                <w:top w:val="none" w:sz="0" w:space="0" w:color="auto"/>
                <w:left w:val="none" w:sz="0" w:space="0" w:color="auto"/>
                <w:bottom w:val="none" w:sz="0" w:space="0" w:color="auto"/>
                <w:right w:val="none" w:sz="0" w:space="0" w:color="auto"/>
              </w:divBdr>
            </w:div>
            <w:div w:id="1742560868">
              <w:marLeft w:val="0"/>
              <w:marRight w:val="0"/>
              <w:marTop w:val="0"/>
              <w:marBottom w:val="0"/>
              <w:divBdr>
                <w:top w:val="none" w:sz="0" w:space="0" w:color="auto"/>
                <w:left w:val="none" w:sz="0" w:space="0" w:color="auto"/>
                <w:bottom w:val="none" w:sz="0" w:space="0" w:color="auto"/>
                <w:right w:val="none" w:sz="0" w:space="0" w:color="auto"/>
              </w:divBdr>
            </w:div>
            <w:div w:id="1269390476">
              <w:marLeft w:val="0"/>
              <w:marRight w:val="0"/>
              <w:marTop w:val="0"/>
              <w:marBottom w:val="0"/>
              <w:divBdr>
                <w:top w:val="none" w:sz="0" w:space="0" w:color="auto"/>
                <w:left w:val="none" w:sz="0" w:space="0" w:color="auto"/>
                <w:bottom w:val="none" w:sz="0" w:space="0" w:color="auto"/>
                <w:right w:val="none" w:sz="0" w:space="0" w:color="auto"/>
              </w:divBdr>
            </w:div>
            <w:div w:id="2102141420">
              <w:marLeft w:val="0"/>
              <w:marRight w:val="0"/>
              <w:marTop w:val="0"/>
              <w:marBottom w:val="0"/>
              <w:divBdr>
                <w:top w:val="none" w:sz="0" w:space="0" w:color="auto"/>
                <w:left w:val="none" w:sz="0" w:space="0" w:color="auto"/>
                <w:bottom w:val="none" w:sz="0" w:space="0" w:color="auto"/>
                <w:right w:val="none" w:sz="0" w:space="0" w:color="auto"/>
              </w:divBdr>
            </w:div>
            <w:div w:id="1826164112">
              <w:marLeft w:val="0"/>
              <w:marRight w:val="0"/>
              <w:marTop w:val="0"/>
              <w:marBottom w:val="0"/>
              <w:divBdr>
                <w:top w:val="none" w:sz="0" w:space="0" w:color="auto"/>
                <w:left w:val="none" w:sz="0" w:space="0" w:color="auto"/>
                <w:bottom w:val="none" w:sz="0" w:space="0" w:color="auto"/>
                <w:right w:val="none" w:sz="0" w:space="0" w:color="auto"/>
              </w:divBdr>
            </w:div>
            <w:div w:id="1400205257">
              <w:marLeft w:val="0"/>
              <w:marRight w:val="0"/>
              <w:marTop w:val="0"/>
              <w:marBottom w:val="0"/>
              <w:divBdr>
                <w:top w:val="none" w:sz="0" w:space="0" w:color="auto"/>
                <w:left w:val="none" w:sz="0" w:space="0" w:color="auto"/>
                <w:bottom w:val="none" w:sz="0" w:space="0" w:color="auto"/>
                <w:right w:val="none" w:sz="0" w:space="0" w:color="auto"/>
              </w:divBdr>
            </w:div>
            <w:div w:id="196622806">
              <w:marLeft w:val="0"/>
              <w:marRight w:val="0"/>
              <w:marTop w:val="0"/>
              <w:marBottom w:val="0"/>
              <w:divBdr>
                <w:top w:val="none" w:sz="0" w:space="0" w:color="auto"/>
                <w:left w:val="none" w:sz="0" w:space="0" w:color="auto"/>
                <w:bottom w:val="none" w:sz="0" w:space="0" w:color="auto"/>
                <w:right w:val="none" w:sz="0" w:space="0" w:color="auto"/>
              </w:divBdr>
            </w:div>
            <w:div w:id="1303000558">
              <w:marLeft w:val="0"/>
              <w:marRight w:val="0"/>
              <w:marTop w:val="0"/>
              <w:marBottom w:val="0"/>
              <w:divBdr>
                <w:top w:val="none" w:sz="0" w:space="0" w:color="auto"/>
                <w:left w:val="none" w:sz="0" w:space="0" w:color="auto"/>
                <w:bottom w:val="none" w:sz="0" w:space="0" w:color="auto"/>
                <w:right w:val="none" w:sz="0" w:space="0" w:color="auto"/>
              </w:divBdr>
            </w:div>
            <w:div w:id="261500713">
              <w:marLeft w:val="0"/>
              <w:marRight w:val="0"/>
              <w:marTop w:val="0"/>
              <w:marBottom w:val="0"/>
              <w:divBdr>
                <w:top w:val="none" w:sz="0" w:space="0" w:color="auto"/>
                <w:left w:val="none" w:sz="0" w:space="0" w:color="auto"/>
                <w:bottom w:val="none" w:sz="0" w:space="0" w:color="auto"/>
                <w:right w:val="none" w:sz="0" w:space="0" w:color="auto"/>
              </w:divBdr>
            </w:div>
            <w:div w:id="1078399622">
              <w:marLeft w:val="0"/>
              <w:marRight w:val="0"/>
              <w:marTop w:val="0"/>
              <w:marBottom w:val="0"/>
              <w:divBdr>
                <w:top w:val="none" w:sz="0" w:space="0" w:color="auto"/>
                <w:left w:val="none" w:sz="0" w:space="0" w:color="auto"/>
                <w:bottom w:val="none" w:sz="0" w:space="0" w:color="auto"/>
                <w:right w:val="none" w:sz="0" w:space="0" w:color="auto"/>
              </w:divBdr>
            </w:div>
            <w:div w:id="1054813033">
              <w:marLeft w:val="0"/>
              <w:marRight w:val="0"/>
              <w:marTop w:val="0"/>
              <w:marBottom w:val="0"/>
              <w:divBdr>
                <w:top w:val="none" w:sz="0" w:space="0" w:color="auto"/>
                <w:left w:val="none" w:sz="0" w:space="0" w:color="auto"/>
                <w:bottom w:val="none" w:sz="0" w:space="0" w:color="auto"/>
                <w:right w:val="none" w:sz="0" w:space="0" w:color="auto"/>
              </w:divBdr>
            </w:div>
            <w:div w:id="1608196037">
              <w:marLeft w:val="0"/>
              <w:marRight w:val="0"/>
              <w:marTop w:val="0"/>
              <w:marBottom w:val="0"/>
              <w:divBdr>
                <w:top w:val="none" w:sz="0" w:space="0" w:color="auto"/>
                <w:left w:val="none" w:sz="0" w:space="0" w:color="auto"/>
                <w:bottom w:val="none" w:sz="0" w:space="0" w:color="auto"/>
                <w:right w:val="none" w:sz="0" w:space="0" w:color="auto"/>
              </w:divBdr>
            </w:div>
            <w:div w:id="1535003737">
              <w:marLeft w:val="0"/>
              <w:marRight w:val="0"/>
              <w:marTop w:val="0"/>
              <w:marBottom w:val="0"/>
              <w:divBdr>
                <w:top w:val="none" w:sz="0" w:space="0" w:color="auto"/>
                <w:left w:val="none" w:sz="0" w:space="0" w:color="auto"/>
                <w:bottom w:val="none" w:sz="0" w:space="0" w:color="auto"/>
                <w:right w:val="none" w:sz="0" w:space="0" w:color="auto"/>
              </w:divBdr>
            </w:div>
            <w:div w:id="163446993">
              <w:marLeft w:val="0"/>
              <w:marRight w:val="0"/>
              <w:marTop w:val="0"/>
              <w:marBottom w:val="0"/>
              <w:divBdr>
                <w:top w:val="none" w:sz="0" w:space="0" w:color="auto"/>
                <w:left w:val="none" w:sz="0" w:space="0" w:color="auto"/>
                <w:bottom w:val="none" w:sz="0" w:space="0" w:color="auto"/>
                <w:right w:val="none" w:sz="0" w:space="0" w:color="auto"/>
              </w:divBdr>
            </w:div>
            <w:div w:id="1395472853">
              <w:marLeft w:val="0"/>
              <w:marRight w:val="0"/>
              <w:marTop w:val="0"/>
              <w:marBottom w:val="0"/>
              <w:divBdr>
                <w:top w:val="none" w:sz="0" w:space="0" w:color="auto"/>
                <w:left w:val="none" w:sz="0" w:space="0" w:color="auto"/>
                <w:bottom w:val="none" w:sz="0" w:space="0" w:color="auto"/>
                <w:right w:val="none" w:sz="0" w:space="0" w:color="auto"/>
              </w:divBdr>
            </w:div>
            <w:div w:id="902377203">
              <w:marLeft w:val="0"/>
              <w:marRight w:val="0"/>
              <w:marTop w:val="0"/>
              <w:marBottom w:val="0"/>
              <w:divBdr>
                <w:top w:val="none" w:sz="0" w:space="0" w:color="auto"/>
                <w:left w:val="none" w:sz="0" w:space="0" w:color="auto"/>
                <w:bottom w:val="none" w:sz="0" w:space="0" w:color="auto"/>
                <w:right w:val="none" w:sz="0" w:space="0" w:color="auto"/>
              </w:divBdr>
            </w:div>
            <w:div w:id="732780231">
              <w:marLeft w:val="0"/>
              <w:marRight w:val="0"/>
              <w:marTop w:val="0"/>
              <w:marBottom w:val="0"/>
              <w:divBdr>
                <w:top w:val="none" w:sz="0" w:space="0" w:color="auto"/>
                <w:left w:val="none" w:sz="0" w:space="0" w:color="auto"/>
                <w:bottom w:val="none" w:sz="0" w:space="0" w:color="auto"/>
                <w:right w:val="none" w:sz="0" w:space="0" w:color="auto"/>
              </w:divBdr>
            </w:div>
            <w:div w:id="1063062786">
              <w:marLeft w:val="0"/>
              <w:marRight w:val="0"/>
              <w:marTop w:val="0"/>
              <w:marBottom w:val="0"/>
              <w:divBdr>
                <w:top w:val="none" w:sz="0" w:space="0" w:color="auto"/>
                <w:left w:val="none" w:sz="0" w:space="0" w:color="auto"/>
                <w:bottom w:val="none" w:sz="0" w:space="0" w:color="auto"/>
                <w:right w:val="none" w:sz="0" w:space="0" w:color="auto"/>
              </w:divBdr>
            </w:div>
            <w:div w:id="57216879">
              <w:marLeft w:val="0"/>
              <w:marRight w:val="0"/>
              <w:marTop w:val="0"/>
              <w:marBottom w:val="0"/>
              <w:divBdr>
                <w:top w:val="none" w:sz="0" w:space="0" w:color="auto"/>
                <w:left w:val="none" w:sz="0" w:space="0" w:color="auto"/>
                <w:bottom w:val="none" w:sz="0" w:space="0" w:color="auto"/>
                <w:right w:val="none" w:sz="0" w:space="0" w:color="auto"/>
              </w:divBdr>
            </w:div>
            <w:div w:id="586501263">
              <w:marLeft w:val="0"/>
              <w:marRight w:val="0"/>
              <w:marTop w:val="0"/>
              <w:marBottom w:val="0"/>
              <w:divBdr>
                <w:top w:val="none" w:sz="0" w:space="0" w:color="auto"/>
                <w:left w:val="none" w:sz="0" w:space="0" w:color="auto"/>
                <w:bottom w:val="none" w:sz="0" w:space="0" w:color="auto"/>
                <w:right w:val="none" w:sz="0" w:space="0" w:color="auto"/>
              </w:divBdr>
            </w:div>
            <w:div w:id="745809186">
              <w:marLeft w:val="0"/>
              <w:marRight w:val="0"/>
              <w:marTop w:val="0"/>
              <w:marBottom w:val="0"/>
              <w:divBdr>
                <w:top w:val="none" w:sz="0" w:space="0" w:color="auto"/>
                <w:left w:val="none" w:sz="0" w:space="0" w:color="auto"/>
                <w:bottom w:val="none" w:sz="0" w:space="0" w:color="auto"/>
                <w:right w:val="none" w:sz="0" w:space="0" w:color="auto"/>
              </w:divBdr>
            </w:div>
            <w:div w:id="248347714">
              <w:marLeft w:val="0"/>
              <w:marRight w:val="0"/>
              <w:marTop w:val="0"/>
              <w:marBottom w:val="0"/>
              <w:divBdr>
                <w:top w:val="none" w:sz="0" w:space="0" w:color="auto"/>
                <w:left w:val="none" w:sz="0" w:space="0" w:color="auto"/>
                <w:bottom w:val="none" w:sz="0" w:space="0" w:color="auto"/>
                <w:right w:val="none" w:sz="0" w:space="0" w:color="auto"/>
              </w:divBdr>
            </w:div>
            <w:div w:id="361366218">
              <w:marLeft w:val="0"/>
              <w:marRight w:val="0"/>
              <w:marTop w:val="0"/>
              <w:marBottom w:val="0"/>
              <w:divBdr>
                <w:top w:val="none" w:sz="0" w:space="0" w:color="auto"/>
                <w:left w:val="none" w:sz="0" w:space="0" w:color="auto"/>
                <w:bottom w:val="none" w:sz="0" w:space="0" w:color="auto"/>
                <w:right w:val="none" w:sz="0" w:space="0" w:color="auto"/>
              </w:divBdr>
            </w:div>
            <w:div w:id="26954918">
              <w:marLeft w:val="0"/>
              <w:marRight w:val="0"/>
              <w:marTop w:val="0"/>
              <w:marBottom w:val="0"/>
              <w:divBdr>
                <w:top w:val="none" w:sz="0" w:space="0" w:color="auto"/>
                <w:left w:val="none" w:sz="0" w:space="0" w:color="auto"/>
                <w:bottom w:val="none" w:sz="0" w:space="0" w:color="auto"/>
                <w:right w:val="none" w:sz="0" w:space="0" w:color="auto"/>
              </w:divBdr>
            </w:div>
            <w:div w:id="701590481">
              <w:marLeft w:val="0"/>
              <w:marRight w:val="0"/>
              <w:marTop w:val="0"/>
              <w:marBottom w:val="0"/>
              <w:divBdr>
                <w:top w:val="none" w:sz="0" w:space="0" w:color="auto"/>
                <w:left w:val="none" w:sz="0" w:space="0" w:color="auto"/>
                <w:bottom w:val="none" w:sz="0" w:space="0" w:color="auto"/>
                <w:right w:val="none" w:sz="0" w:space="0" w:color="auto"/>
              </w:divBdr>
            </w:div>
            <w:div w:id="1385255882">
              <w:marLeft w:val="0"/>
              <w:marRight w:val="0"/>
              <w:marTop w:val="0"/>
              <w:marBottom w:val="0"/>
              <w:divBdr>
                <w:top w:val="none" w:sz="0" w:space="0" w:color="auto"/>
                <w:left w:val="none" w:sz="0" w:space="0" w:color="auto"/>
                <w:bottom w:val="none" w:sz="0" w:space="0" w:color="auto"/>
                <w:right w:val="none" w:sz="0" w:space="0" w:color="auto"/>
              </w:divBdr>
            </w:div>
            <w:div w:id="537856859">
              <w:marLeft w:val="0"/>
              <w:marRight w:val="0"/>
              <w:marTop w:val="0"/>
              <w:marBottom w:val="0"/>
              <w:divBdr>
                <w:top w:val="none" w:sz="0" w:space="0" w:color="auto"/>
                <w:left w:val="none" w:sz="0" w:space="0" w:color="auto"/>
                <w:bottom w:val="none" w:sz="0" w:space="0" w:color="auto"/>
                <w:right w:val="none" w:sz="0" w:space="0" w:color="auto"/>
              </w:divBdr>
            </w:div>
            <w:div w:id="899752969">
              <w:marLeft w:val="0"/>
              <w:marRight w:val="0"/>
              <w:marTop w:val="0"/>
              <w:marBottom w:val="0"/>
              <w:divBdr>
                <w:top w:val="none" w:sz="0" w:space="0" w:color="auto"/>
                <w:left w:val="none" w:sz="0" w:space="0" w:color="auto"/>
                <w:bottom w:val="none" w:sz="0" w:space="0" w:color="auto"/>
                <w:right w:val="none" w:sz="0" w:space="0" w:color="auto"/>
              </w:divBdr>
            </w:div>
            <w:div w:id="1960065979">
              <w:marLeft w:val="0"/>
              <w:marRight w:val="0"/>
              <w:marTop w:val="0"/>
              <w:marBottom w:val="0"/>
              <w:divBdr>
                <w:top w:val="none" w:sz="0" w:space="0" w:color="auto"/>
                <w:left w:val="none" w:sz="0" w:space="0" w:color="auto"/>
                <w:bottom w:val="none" w:sz="0" w:space="0" w:color="auto"/>
                <w:right w:val="none" w:sz="0" w:space="0" w:color="auto"/>
              </w:divBdr>
            </w:div>
            <w:div w:id="236091234">
              <w:marLeft w:val="0"/>
              <w:marRight w:val="0"/>
              <w:marTop w:val="0"/>
              <w:marBottom w:val="0"/>
              <w:divBdr>
                <w:top w:val="none" w:sz="0" w:space="0" w:color="auto"/>
                <w:left w:val="none" w:sz="0" w:space="0" w:color="auto"/>
                <w:bottom w:val="none" w:sz="0" w:space="0" w:color="auto"/>
                <w:right w:val="none" w:sz="0" w:space="0" w:color="auto"/>
              </w:divBdr>
            </w:div>
            <w:div w:id="229972593">
              <w:marLeft w:val="0"/>
              <w:marRight w:val="0"/>
              <w:marTop w:val="0"/>
              <w:marBottom w:val="0"/>
              <w:divBdr>
                <w:top w:val="none" w:sz="0" w:space="0" w:color="auto"/>
                <w:left w:val="none" w:sz="0" w:space="0" w:color="auto"/>
                <w:bottom w:val="none" w:sz="0" w:space="0" w:color="auto"/>
                <w:right w:val="none" w:sz="0" w:space="0" w:color="auto"/>
              </w:divBdr>
            </w:div>
            <w:div w:id="1678263184">
              <w:marLeft w:val="0"/>
              <w:marRight w:val="0"/>
              <w:marTop w:val="0"/>
              <w:marBottom w:val="0"/>
              <w:divBdr>
                <w:top w:val="none" w:sz="0" w:space="0" w:color="auto"/>
                <w:left w:val="none" w:sz="0" w:space="0" w:color="auto"/>
                <w:bottom w:val="none" w:sz="0" w:space="0" w:color="auto"/>
                <w:right w:val="none" w:sz="0" w:space="0" w:color="auto"/>
              </w:divBdr>
            </w:div>
            <w:div w:id="305597675">
              <w:marLeft w:val="0"/>
              <w:marRight w:val="0"/>
              <w:marTop w:val="0"/>
              <w:marBottom w:val="0"/>
              <w:divBdr>
                <w:top w:val="none" w:sz="0" w:space="0" w:color="auto"/>
                <w:left w:val="none" w:sz="0" w:space="0" w:color="auto"/>
                <w:bottom w:val="none" w:sz="0" w:space="0" w:color="auto"/>
                <w:right w:val="none" w:sz="0" w:space="0" w:color="auto"/>
              </w:divBdr>
            </w:div>
            <w:div w:id="414320902">
              <w:marLeft w:val="0"/>
              <w:marRight w:val="0"/>
              <w:marTop w:val="0"/>
              <w:marBottom w:val="0"/>
              <w:divBdr>
                <w:top w:val="none" w:sz="0" w:space="0" w:color="auto"/>
                <w:left w:val="none" w:sz="0" w:space="0" w:color="auto"/>
                <w:bottom w:val="none" w:sz="0" w:space="0" w:color="auto"/>
                <w:right w:val="none" w:sz="0" w:space="0" w:color="auto"/>
              </w:divBdr>
            </w:div>
            <w:div w:id="731005451">
              <w:marLeft w:val="0"/>
              <w:marRight w:val="0"/>
              <w:marTop w:val="0"/>
              <w:marBottom w:val="0"/>
              <w:divBdr>
                <w:top w:val="none" w:sz="0" w:space="0" w:color="auto"/>
                <w:left w:val="none" w:sz="0" w:space="0" w:color="auto"/>
                <w:bottom w:val="none" w:sz="0" w:space="0" w:color="auto"/>
                <w:right w:val="none" w:sz="0" w:space="0" w:color="auto"/>
              </w:divBdr>
            </w:div>
            <w:div w:id="767578181">
              <w:marLeft w:val="0"/>
              <w:marRight w:val="0"/>
              <w:marTop w:val="0"/>
              <w:marBottom w:val="0"/>
              <w:divBdr>
                <w:top w:val="none" w:sz="0" w:space="0" w:color="auto"/>
                <w:left w:val="none" w:sz="0" w:space="0" w:color="auto"/>
                <w:bottom w:val="none" w:sz="0" w:space="0" w:color="auto"/>
                <w:right w:val="none" w:sz="0" w:space="0" w:color="auto"/>
              </w:divBdr>
            </w:div>
            <w:div w:id="366951456">
              <w:marLeft w:val="0"/>
              <w:marRight w:val="0"/>
              <w:marTop w:val="0"/>
              <w:marBottom w:val="0"/>
              <w:divBdr>
                <w:top w:val="none" w:sz="0" w:space="0" w:color="auto"/>
                <w:left w:val="none" w:sz="0" w:space="0" w:color="auto"/>
                <w:bottom w:val="none" w:sz="0" w:space="0" w:color="auto"/>
                <w:right w:val="none" w:sz="0" w:space="0" w:color="auto"/>
              </w:divBdr>
            </w:div>
            <w:div w:id="645477636">
              <w:marLeft w:val="0"/>
              <w:marRight w:val="0"/>
              <w:marTop w:val="0"/>
              <w:marBottom w:val="0"/>
              <w:divBdr>
                <w:top w:val="none" w:sz="0" w:space="0" w:color="auto"/>
                <w:left w:val="none" w:sz="0" w:space="0" w:color="auto"/>
                <w:bottom w:val="none" w:sz="0" w:space="0" w:color="auto"/>
                <w:right w:val="none" w:sz="0" w:space="0" w:color="auto"/>
              </w:divBdr>
            </w:div>
            <w:div w:id="1879471252">
              <w:marLeft w:val="0"/>
              <w:marRight w:val="0"/>
              <w:marTop w:val="0"/>
              <w:marBottom w:val="0"/>
              <w:divBdr>
                <w:top w:val="none" w:sz="0" w:space="0" w:color="auto"/>
                <w:left w:val="none" w:sz="0" w:space="0" w:color="auto"/>
                <w:bottom w:val="none" w:sz="0" w:space="0" w:color="auto"/>
                <w:right w:val="none" w:sz="0" w:space="0" w:color="auto"/>
              </w:divBdr>
            </w:div>
            <w:div w:id="1844397370">
              <w:marLeft w:val="0"/>
              <w:marRight w:val="0"/>
              <w:marTop w:val="0"/>
              <w:marBottom w:val="0"/>
              <w:divBdr>
                <w:top w:val="none" w:sz="0" w:space="0" w:color="auto"/>
                <w:left w:val="none" w:sz="0" w:space="0" w:color="auto"/>
                <w:bottom w:val="none" w:sz="0" w:space="0" w:color="auto"/>
                <w:right w:val="none" w:sz="0" w:space="0" w:color="auto"/>
              </w:divBdr>
            </w:div>
            <w:div w:id="1294097847">
              <w:marLeft w:val="0"/>
              <w:marRight w:val="0"/>
              <w:marTop w:val="0"/>
              <w:marBottom w:val="0"/>
              <w:divBdr>
                <w:top w:val="none" w:sz="0" w:space="0" w:color="auto"/>
                <w:left w:val="none" w:sz="0" w:space="0" w:color="auto"/>
                <w:bottom w:val="none" w:sz="0" w:space="0" w:color="auto"/>
                <w:right w:val="none" w:sz="0" w:space="0" w:color="auto"/>
              </w:divBdr>
            </w:div>
            <w:div w:id="1603994203">
              <w:marLeft w:val="0"/>
              <w:marRight w:val="0"/>
              <w:marTop w:val="0"/>
              <w:marBottom w:val="0"/>
              <w:divBdr>
                <w:top w:val="none" w:sz="0" w:space="0" w:color="auto"/>
                <w:left w:val="none" w:sz="0" w:space="0" w:color="auto"/>
                <w:bottom w:val="none" w:sz="0" w:space="0" w:color="auto"/>
                <w:right w:val="none" w:sz="0" w:space="0" w:color="auto"/>
              </w:divBdr>
            </w:div>
            <w:div w:id="1601569647">
              <w:marLeft w:val="0"/>
              <w:marRight w:val="0"/>
              <w:marTop w:val="0"/>
              <w:marBottom w:val="0"/>
              <w:divBdr>
                <w:top w:val="none" w:sz="0" w:space="0" w:color="auto"/>
                <w:left w:val="none" w:sz="0" w:space="0" w:color="auto"/>
                <w:bottom w:val="none" w:sz="0" w:space="0" w:color="auto"/>
                <w:right w:val="none" w:sz="0" w:space="0" w:color="auto"/>
              </w:divBdr>
            </w:div>
            <w:div w:id="894701240">
              <w:marLeft w:val="0"/>
              <w:marRight w:val="0"/>
              <w:marTop w:val="0"/>
              <w:marBottom w:val="0"/>
              <w:divBdr>
                <w:top w:val="none" w:sz="0" w:space="0" w:color="auto"/>
                <w:left w:val="none" w:sz="0" w:space="0" w:color="auto"/>
                <w:bottom w:val="none" w:sz="0" w:space="0" w:color="auto"/>
                <w:right w:val="none" w:sz="0" w:space="0" w:color="auto"/>
              </w:divBdr>
            </w:div>
            <w:div w:id="1095323197">
              <w:marLeft w:val="0"/>
              <w:marRight w:val="0"/>
              <w:marTop w:val="0"/>
              <w:marBottom w:val="0"/>
              <w:divBdr>
                <w:top w:val="none" w:sz="0" w:space="0" w:color="auto"/>
                <w:left w:val="none" w:sz="0" w:space="0" w:color="auto"/>
                <w:bottom w:val="none" w:sz="0" w:space="0" w:color="auto"/>
                <w:right w:val="none" w:sz="0" w:space="0" w:color="auto"/>
              </w:divBdr>
            </w:div>
            <w:div w:id="360983882">
              <w:marLeft w:val="0"/>
              <w:marRight w:val="0"/>
              <w:marTop w:val="0"/>
              <w:marBottom w:val="0"/>
              <w:divBdr>
                <w:top w:val="none" w:sz="0" w:space="0" w:color="auto"/>
                <w:left w:val="none" w:sz="0" w:space="0" w:color="auto"/>
                <w:bottom w:val="none" w:sz="0" w:space="0" w:color="auto"/>
                <w:right w:val="none" w:sz="0" w:space="0" w:color="auto"/>
              </w:divBdr>
            </w:div>
            <w:div w:id="185216846">
              <w:marLeft w:val="0"/>
              <w:marRight w:val="0"/>
              <w:marTop w:val="0"/>
              <w:marBottom w:val="0"/>
              <w:divBdr>
                <w:top w:val="none" w:sz="0" w:space="0" w:color="auto"/>
                <w:left w:val="none" w:sz="0" w:space="0" w:color="auto"/>
                <w:bottom w:val="none" w:sz="0" w:space="0" w:color="auto"/>
                <w:right w:val="none" w:sz="0" w:space="0" w:color="auto"/>
              </w:divBdr>
            </w:div>
            <w:div w:id="1366759712">
              <w:marLeft w:val="0"/>
              <w:marRight w:val="0"/>
              <w:marTop w:val="0"/>
              <w:marBottom w:val="0"/>
              <w:divBdr>
                <w:top w:val="none" w:sz="0" w:space="0" w:color="auto"/>
                <w:left w:val="none" w:sz="0" w:space="0" w:color="auto"/>
                <w:bottom w:val="none" w:sz="0" w:space="0" w:color="auto"/>
                <w:right w:val="none" w:sz="0" w:space="0" w:color="auto"/>
              </w:divBdr>
            </w:div>
            <w:div w:id="2002805123">
              <w:marLeft w:val="0"/>
              <w:marRight w:val="0"/>
              <w:marTop w:val="0"/>
              <w:marBottom w:val="0"/>
              <w:divBdr>
                <w:top w:val="none" w:sz="0" w:space="0" w:color="auto"/>
                <w:left w:val="none" w:sz="0" w:space="0" w:color="auto"/>
                <w:bottom w:val="none" w:sz="0" w:space="0" w:color="auto"/>
                <w:right w:val="none" w:sz="0" w:space="0" w:color="auto"/>
              </w:divBdr>
            </w:div>
            <w:div w:id="43064814">
              <w:marLeft w:val="0"/>
              <w:marRight w:val="0"/>
              <w:marTop w:val="0"/>
              <w:marBottom w:val="0"/>
              <w:divBdr>
                <w:top w:val="none" w:sz="0" w:space="0" w:color="auto"/>
                <w:left w:val="none" w:sz="0" w:space="0" w:color="auto"/>
                <w:bottom w:val="none" w:sz="0" w:space="0" w:color="auto"/>
                <w:right w:val="none" w:sz="0" w:space="0" w:color="auto"/>
              </w:divBdr>
            </w:div>
            <w:div w:id="1204319395">
              <w:marLeft w:val="0"/>
              <w:marRight w:val="0"/>
              <w:marTop w:val="0"/>
              <w:marBottom w:val="0"/>
              <w:divBdr>
                <w:top w:val="none" w:sz="0" w:space="0" w:color="auto"/>
                <w:left w:val="none" w:sz="0" w:space="0" w:color="auto"/>
                <w:bottom w:val="none" w:sz="0" w:space="0" w:color="auto"/>
                <w:right w:val="none" w:sz="0" w:space="0" w:color="auto"/>
              </w:divBdr>
            </w:div>
            <w:div w:id="810899684">
              <w:marLeft w:val="0"/>
              <w:marRight w:val="0"/>
              <w:marTop w:val="0"/>
              <w:marBottom w:val="0"/>
              <w:divBdr>
                <w:top w:val="none" w:sz="0" w:space="0" w:color="auto"/>
                <w:left w:val="none" w:sz="0" w:space="0" w:color="auto"/>
                <w:bottom w:val="none" w:sz="0" w:space="0" w:color="auto"/>
                <w:right w:val="none" w:sz="0" w:space="0" w:color="auto"/>
              </w:divBdr>
            </w:div>
            <w:div w:id="1336494434">
              <w:marLeft w:val="0"/>
              <w:marRight w:val="0"/>
              <w:marTop w:val="0"/>
              <w:marBottom w:val="0"/>
              <w:divBdr>
                <w:top w:val="none" w:sz="0" w:space="0" w:color="auto"/>
                <w:left w:val="none" w:sz="0" w:space="0" w:color="auto"/>
                <w:bottom w:val="none" w:sz="0" w:space="0" w:color="auto"/>
                <w:right w:val="none" w:sz="0" w:space="0" w:color="auto"/>
              </w:divBdr>
            </w:div>
            <w:div w:id="1471704148">
              <w:marLeft w:val="0"/>
              <w:marRight w:val="0"/>
              <w:marTop w:val="0"/>
              <w:marBottom w:val="0"/>
              <w:divBdr>
                <w:top w:val="none" w:sz="0" w:space="0" w:color="auto"/>
                <w:left w:val="none" w:sz="0" w:space="0" w:color="auto"/>
                <w:bottom w:val="none" w:sz="0" w:space="0" w:color="auto"/>
                <w:right w:val="none" w:sz="0" w:space="0" w:color="auto"/>
              </w:divBdr>
            </w:div>
            <w:div w:id="149760216">
              <w:marLeft w:val="0"/>
              <w:marRight w:val="0"/>
              <w:marTop w:val="0"/>
              <w:marBottom w:val="0"/>
              <w:divBdr>
                <w:top w:val="none" w:sz="0" w:space="0" w:color="auto"/>
                <w:left w:val="none" w:sz="0" w:space="0" w:color="auto"/>
                <w:bottom w:val="none" w:sz="0" w:space="0" w:color="auto"/>
                <w:right w:val="none" w:sz="0" w:space="0" w:color="auto"/>
              </w:divBdr>
            </w:div>
            <w:div w:id="2077170033">
              <w:marLeft w:val="0"/>
              <w:marRight w:val="0"/>
              <w:marTop w:val="0"/>
              <w:marBottom w:val="0"/>
              <w:divBdr>
                <w:top w:val="none" w:sz="0" w:space="0" w:color="auto"/>
                <w:left w:val="none" w:sz="0" w:space="0" w:color="auto"/>
                <w:bottom w:val="none" w:sz="0" w:space="0" w:color="auto"/>
                <w:right w:val="none" w:sz="0" w:space="0" w:color="auto"/>
              </w:divBdr>
            </w:div>
            <w:div w:id="396394083">
              <w:marLeft w:val="0"/>
              <w:marRight w:val="0"/>
              <w:marTop w:val="0"/>
              <w:marBottom w:val="0"/>
              <w:divBdr>
                <w:top w:val="none" w:sz="0" w:space="0" w:color="auto"/>
                <w:left w:val="none" w:sz="0" w:space="0" w:color="auto"/>
                <w:bottom w:val="none" w:sz="0" w:space="0" w:color="auto"/>
                <w:right w:val="none" w:sz="0" w:space="0" w:color="auto"/>
              </w:divBdr>
            </w:div>
            <w:div w:id="1102190586">
              <w:marLeft w:val="0"/>
              <w:marRight w:val="0"/>
              <w:marTop w:val="0"/>
              <w:marBottom w:val="0"/>
              <w:divBdr>
                <w:top w:val="none" w:sz="0" w:space="0" w:color="auto"/>
                <w:left w:val="none" w:sz="0" w:space="0" w:color="auto"/>
                <w:bottom w:val="none" w:sz="0" w:space="0" w:color="auto"/>
                <w:right w:val="none" w:sz="0" w:space="0" w:color="auto"/>
              </w:divBdr>
            </w:div>
            <w:div w:id="1785077546">
              <w:marLeft w:val="0"/>
              <w:marRight w:val="0"/>
              <w:marTop w:val="0"/>
              <w:marBottom w:val="0"/>
              <w:divBdr>
                <w:top w:val="none" w:sz="0" w:space="0" w:color="auto"/>
                <w:left w:val="none" w:sz="0" w:space="0" w:color="auto"/>
                <w:bottom w:val="none" w:sz="0" w:space="0" w:color="auto"/>
                <w:right w:val="none" w:sz="0" w:space="0" w:color="auto"/>
              </w:divBdr>
            </w:div>
            <w:div w:id="838279153">
              <w:marLeft w:val="0"/>
              <w:marRight w:val="0"/>
              <w:marTop w:val="0"/>
              <w:marBottom w:val="0"/>
              <w:divBdr>
                <w:top w:val="none" w:sz="0" w:space="0" w:color="auto"/>
                <w:left w:val="none" w:sz="0" w:space="0" w:color="auto"/>
                <w:bottom w:val="none" w:sz="0" w:space="0" w:color="auto"/>
                <w:right w:val="none" w:sz="0" w:space="0" w:color="auto"/>
              </w:divBdr>
            </w:div>
            <w:div w:id="1967808576">
              <w:marLeft w:val="0"/>
              <w:marRight w:val="0"/>
              <w:marTop w:val="0"/>
              <w:marBottom w:val="0"/>
              <w:divBdr>
                <w:top w:val="none" w:sz="0" w:space="0" w:color="auto"/>
                <w:left w:val="none" w:sz="0" w:space="0" w:color="auto"/>
                <w:bottom w:val="none" w:sz="0" w:space="0" w:color="auto"/>
                <w:right w:val="none" w:sz="0" w:space="0" w:color="auto"/>
              </w:divBdr>
            </w:div>
            <w:div w:id="247468958">
              <w:marLeft w:val="0"/>
              <w:marRight w:val="0"/>
              <w:marTop w:val="0"/>
              <w:marBottom w:val="0"/>
              <w:divBdr>
                <w:top w:val="none" w:sz="0" w:space="0" w:color="auto"/>
                <w:left w:val="none" w:sz="0" w:space="0" w:color="auto"/>
                <w:bottom w:val="none" w:sz="0" w:space="0" w:color="auto"/>
                <w:right w:val="none" w:sz="0" w:space="0" w:color="auto"/>
              </w:divBdr>
            </w:div>
            <w:div w:id="793527442">
              <w:marLeft w:val="0"/>
              <w:marRight w:val="0"/>
              <w:marTop w:val="0"/>
              <w:marBottom w:val="0"/>
              <w:divBdr>
                <w:top w:val="none" w:sz="0" w:space="0" w:color="auto"/>
                <w:left w:val="none" w:sz="0" w:space="0" w:color="auto"/>
                <w:bottom w:val="none" w:sz="0" w:space="0" w:color="auto"/>
                <w:right w:val="none" w:sz="0" w:space="0" w:color="auto"/>
              </w:divBdr>
            </w:div>
            <w:div w:id="894464091">
              <w:marLeft w:val="0"/>
              <w:marRight w:val="0"/>
              <w:marTop w:val="0"/>
              <w:marBottom w:val="0"/>
              <w:divBdr>
                <w:top w:val="none" w:sz="0" w:space="0" w:color="auto"/>
                <w:left w:val="none" w:sz="0" w:space="0" w:color="auto"/>
                <w:bottom w:val="none" w:sz="0" w:space="0" w:color="auto"/>
                <w:right w:val="none" w:sz="0" w:space="0" w:color="auto"/>
              </w:divBdr>
            </w:div>
            <w:div w:id="1951161761">
              <w:marLeft w:val="0"/>
              <w:marRight w:val="0"/>
              <w:marTop w:val="0"/>
              <w:marBottom w:val="0"/>
              <w:divBdr>
                <w:top w:val="none" w:sz="0" w:space="0" w:color="auto"/>
                <w:left w:val="none" w:sz="0" w:space="0" w:color="auto"/>
                <w:bottom w:val="none" w:sz="0" w:space="0" w:color="auto"/>
                <w:right w:val="none" w:sz="0" w:space="0" w:color="auto"/>
              </w:divBdr>
            </w:div>
            <w:div w:id="65538596">
              <w:marLeft w:val="0"/>
              <w:marRight w:val="0"/>
              <w:marTop w:val="0"/>
              <w:marBottom w:val="0"/>
              <w:divBdr>
                <w:top w:val="none" w:sz="0" w:space="0" w:color="auto"/>
                <w:left w:val="none" w:sz="0" w:space="0" w:color="auto"/>
                <w:bottom w:val="none" w:sz="0" w:space="0" w:color="auto"/>
                <w:right w:val="none" w:sz="0" w:space="0" w:color="auto"/>
              </w:divBdr>
            </w:div>
            <w:div w:id="143282800">
              <w:marLeft w:val="0"/>
              <w:marRight w:val="0"/>
              <w:marTop w:val="0"/>
              <w:marBottom w:val="0"/>
              <w:divBdr>
                <w:top w:val="none" w:sz="0" w:space="0" w:color="auto"/>
                <w:left w:val="none" w:sz="0" w:space="0" w:color="auto"/>
                <w:bottom w:val="none" w:sz="0" w:space="0" w:color="auto"/>
                <w:right w:val="none" w:sz="0" w:space="0" w:color="auto"/>
              </w:divBdr>
            </w:div>
            <w:div w:id="678582328">
              <w:marLeft w:val="0"/>
              <w:marRight w:val="0"/>
              <w:marTop w:val="0"/>
              <w:marBottom w:val="0"/>
              <w:divBdr>
                <w:top w:val="none" w:sz="0" w:space="0" w:color="auto"/>
                <w:left w:val="none" w:sz="0" w:space="0" w:color="auto"/>
                <w:bottom w:val="none" w:sz="0" w:space="0" w:color="auto"/>
                <w:right w:val="none" w:sz="0" w:space="0" w:color="auto"/>
              </w:divBdr>
            </w:div>
            <w:div w:id="118109625">
              <w:marLeft w:val="0"/>
              <w:marRight w:val="0"/>
              <w:marTop w:val="0"/>
              <w:marBottom w:val="0"/>
              <w:divBdr>
                <w:top w:val="none" w:sz="0" w:space="0" w:color="auto"/>
                <w:left w:val="none" w:sz="0" w:space="0" w:color="auto"/>
                <w:bottom w:val="none" w:sz="0" w:space="0" w:color="auto"/>
                <w:right w:val="none" w:sz="0" w:space="0" w:color="auto"/>
              </w:divBdr>
            </w:div>
            <w:div w:id="54204257">
              <w:marLeft w:val="0"/>
              <w:marRight w:val="0"/>
              <w:marTop w:val="0"/>
              <w:marBottom w:val="0"/>
              <w:divBdr>
                <w:top w:val="none" w:sz="0" w:space="0" w:color="auto"/>
                <w:left w:val="none" w:sz="0" w:space="0" w:color="auto"/>
                <w:bottom w:val="none" w:sz="0" w:space="0" w:color="auto"/>
                <w:right w:val="none" w:sz="0" w:space="0" w:color="auto"/>
              </w:divBdr>
            </w:div>
            <w:div w:id="1785467332">
              <w:marLeft w:val="0"/>
              <w:marRight w:val="0"/>
              <w:marTop w:val="0"/>
              <w:marBottom w:val="0"/>
              <w:divBdr>
                <w:top w:val="none" w:sz="0" w:space="0" w:color="auto"/>
                <w:left w:val="none" w:sz="0" w:space="0" w:color="auto"/>
                <w:bottom w:val="none" w:sz="0" w:space="0" w:color="auto"/>
                <w:right w:val="none" w:sz="0" w:space="0" w:color="auto"/>
              </w:divBdr>
            </w:div>
            <w:div w:id="397098467">
              <w:marLeft w:val="0"/>
              <w:marRight w:val="0"/>
              <w:marTop w:val="0"/>
              <w:marBottom w:val="0"/>
              <w:divBdr>
                <w:top w:val="none" w:sz="0" w:space="0" w:color="auto"/>
                <w:left w:val="none" w:sz="0" w:space="0" w:color="auto"/>
                <w:bottom w:val="none" w:sz="0" w:space="0" w:color="auto"/>
                <w:right w:val="none" w:sz="0" w:space="0" w:color="auto"/>
              </w:divBdr>
            </w:div>
            <w:div w:id="1327512343">
              <w:marLeft w:val="0"/>
              <w:marRight w:val="0"/>
              <w:marTop w:val="0"/>
              <w:marBottom w:val="0"/>
              <w:divBdr>
                <w:top w:val="none" w:sz="0" w:space="0" w:color="auto"/>
                <w:left w:val="none" w:sz="0" w:space="0" w:color="auto"/>
                <w:bottom w:val="none" w:sz="0" w:space="0" w:color="auto"/>
                <w:right w:val="none" w:sz="0" w:space="0" w:color="auto"/>
              </w:divBdr>
            </w:div>
            <w:div w:id="4332744">
              <w:marLeft w:val="0"/>
              <w:marRight w:val="0"/>
              <w:marTop w:val="0"/>
              <w:marBottom w:val="0"/>
              <w:divBdr>
                <w:top w:val="none" w:sz="0" w:space="0" w:color="auto"/>
                <w:left w:val="none" w:sz="0" w:space="0" w:color="auto"/>
                <w:bottom w:val="none" w:sz="0" w:space="0" w:color="auto"/>
                <w:right w:val="none" w:sz="0" w:space="0" w:color="auto"/>
              </w:divBdr>
            </w:div>
            <w:div w:id="790706939">
              <w:marLeft w:val="0"/>
              <w:marRight w:val="0"/>
              <w:marTop w:val="0"/>
              <w:marBottom w:val="0"/>
              <w:divBdr>
                <w:top w:val="none" w:sz="0" w:space="0" w:color="auto"/>
                <w:left w:val="none" w:sz="0" w:space="0" w:color="auto"/>
                <w:bottom w:val="none" w:sz="0" w:space="0" w:color="auto"/>
                <w:right w:val="none" w:sz="0" w:space="0" w:color="auto"/>
              </w:divBdr>
            </w:div>
            <w:div w:id="1538859526">
              <w:marLeft w:val="0"/>
              <w:marRight w:val="0"/>
              <w:marTop w:val="0"/>
              <w:marBottom w:val="0"/>
              <w:divBdr>
                <w:top w:val="none" w:sz="0" w:space="0" w:color="auto"/>
                <w:left w:val="none" w:sz="0" w:space="0" w:color="auto"/>
                <w:bottom w:val="none" w:sz="0" w:space="0" w:color="auto"/>
                <w:right w:val="none" w:sz="0" w:space="0" w:color="auto"/>
              </w:divBdr>
            </w:div>
            <w:div w:id="1616130513">
              <w:marLeft w:val="0"/>
              <w:marRight w:val="0"/>
              <w:marTop w:val="0"/>
              <w:marBottom w:val="0"/>
              <w:divBdr>
                <w:top w:val="none" w:sz="0" w:space="0" w:color="auto"/>
                <w:left w:val="none" w:sz="0" w:space="0" w:color="auto"/>
                <w:bottom w:val="none" w:sz="0" w:space="0" w:color="auto"/>
                <w:right w:val="none" w:sz="0" w:space="0" w:color="auto"/>
              </w:divBdr>
            </w:div>
            <w:div w:id="1045373432">
              <w:marLeft w:val="0"/>
              <w:marRight w:val="0"/>
              <w:marTop w:val="0"/>
              <w:marBottom w:val="0"/>
              <w:divBdr>
                <w:top w:val="none" w:sz="0" w:space="0" w:color="auto"/>
                <w:left w:val="none" w:sz="0" w:space="0" w:color="auto"/>
                <w:bottom w:val="none" w:sz="0" w:space="0" w:color="auto"/>
                <w:right w:val="none" w:sz="0" w:space="0" w:color="auto"/>
              </w:divBdr>
            </w:div>
            <w:div w:id="922835803">
              <w:marLeft w:val="0"/>
              <w:marRight w:val="0"/>
              <w:marTop w:val="0"/>
              <w:marBottom w:val="0"/>
              <w:divBdr>
                <w:top w:val="none" w:sz="0" w:space="0" w:color="auto"/>
                <w:left w:val="none" w:sz="0" w:space="0" w:color="auto"/>
                <w:bottom w:val="none" w:sz="0" w:space="0" w:color="auto"/>
                <w:right w:val="none" w:sz="0" w:space="0" w:color="auto"/>
              </w:divBdr>
            </w:div>
            <w:div w:id="1701928442">
              <w:marLeft w:val="0"/>
              <w:marRight w:val="0"/>
              <w:marTop w:val="0"/>
              <w:marBottom w:val="0"/>
              <w:divBdr>
                <w:top w:val="none" w:sz="0" w:space="0" w:color="auto"/>
                <w:left w:val="none" w:sz="0" w:space="0" w:color="auto"/>
                <w:bottom w:val="none" w:sz="0" w:space="0" w:color="auto"/>
                <w:right w:val="none" w:sz="0" w:space="0" w:color="auto"/>
              </w:divBdr>
            </w:div>
            <w:div w:id="1810240649">
              <w:marLeft w:val="0"/>
              <w:marRight w:val="0"/>
              <w:marTop w:val="0"/>
              <w:marBottom w:val="0"/>
              <w:divBdr>
                <w:top w:val="none" w:sz="0" w:space="0" w:color="auto"/>
                <w:left w:val="none" w:sz="0" w:space="0" w:color="auto"/>
                <w:bottom w:val="none" w:sz="0" w:space="0" w:color="auto"/>
                <w:right w:val="none" w:sz="0" w:space="0" w:color="auto"/>
              </w:divBdr>
            </w:div>
            <w:div w:id="1598059215">
              <w:marLeft w:val="0"/>
              <w:marRight w:val="0"/>
              <w:marTop w:val="0"/>
              <w:marBottom w:val="0"/>
              <w:divBdr>
                <w:top w:val="none" w:sz="0" w:space="0" w:color="auto"/>
                <w:left w:val="none" w:sz="0" w:space="0" w:color="auto"/>
                <w:bottom w:val="none" w:sz="0" w:space="0" w:color="auto"/>
                <w:right w:val="none" w:sz="0" w:space="0" w:color="auto"/>
              </w:divBdr>
            </w:div>
            <w:div w:id="702487720">
              <w:marLeft w:val="0"/>
              <w:marRight w:val="0"/>
              <w:marTop w:val="0"/>
              <w:marBottom w:val="0"/>
              <w:divBdr>
                <w:top w:val="none" w:sz="0" w:space="0" w:color="auto"/>
                <w:left w:val="none" w:sz="0" w:space="0" w:color="auto"/>
                <w:bottom w:val="none" w:sz="0" w:space="0" w:color="auto"/>
                <w:right w:val="none" w:sz="0" w:space="0" w:color="auto"/>
              </w:divBdr>
            </w:div>
            <w:div w:id="2076079164">
              <w:marLeft w:val="0"/>
              <w:marRight w:val="0"/>
              <w:marTop w:val="0"/>
              <w:marBottom w:val="0"/>
              <w:divBdr>
                <w:top w:val="none" w:sz="0" w:space="0" w:color="auto"/>
                <w:left w:val="none" w:sz="0" w:space="0" w:color="auto"/>
                <w:bottom w:val="none" w:sz="0" w:space="0" w:color="auto"/>
                <w:right w:val="none" w:sz="0" w:space="0" w:color="auto"/>
              </w:divBdr>
            </w:div>
            <w:div w:id="1406488839">
              <w:marLeft w:val="0"/>
              <w:marRight w:val="0"/>
              <w:marTop w:val="0"/>
              <w:marBottom w:val="0"/>
              <w:divBdr>
                <w:top w:val="none" w:sz="0" w:space="0" w:color="auto"/>
                <w:left w:val="none" w:sz="0" w:space="0" w:color="auto"/>
                <w:bottom w:val="none" w:sz="0" w:space="0" w:color="auto"/>
                <w:right w:val="none" w:sz="0" w:space="0" w:color="auto"/>
              </w:divBdr>
            </w:div>
            <w:div w:id="187917946">
              <w:marLeft w:val="0"/>
              <w:marRight w:val="0"/>
              <w:marTop w:val="0"/>
              <w:marBottom w:val="0"/>
              <w:divBdr>
                <w:top w:val="none" w:sz="0" w:space="0" w:color="auto"/>
                <w:left w:val="none" w:sz="0" w:space="0" w:color="auto"/>
                <w:bottom w:val="none" w:sz="0" w:space="0" w:color="auto"/>
                <w:right w:val="none" w:sz="0" w:space="0" w:color="auto"/>
              </w:divBdr>
            </w:div>
            <w:div w:id="51582094">
              <w:marLeft w:val="0"/>
              <w:marRight w:val="0"/>
              <w:marTop w:val="0"/>
              <w:marBottom w:val="0"/>
              <w:divBdr>
                <w:top w:val="none" w:sz="0" w:space="0" w:color="auto"/>
                <w:left w:val="none" w:sz="0" w:space="0" w:color="auto"/>
                <w:bottom w:val="none" w:sz="0" w:space="0" w:color="auto"/>
                <w:right w:val="none" w:sz="0" w:space="0" w:color="auto"/>
              </w:divBdr>
            </w:div>
            <w:div w:id="226769060">
              <w:marLeft w:val="0"/>
              <w:marRight w:val="0"/>
              <w:marTop w:val="0"/>
              <w:marBottom w:val="0"/>
              <w:divBdr>
                <w:top w:val="none" w:sz="0" w:space="0" w:color="auto"/>
                <w:left w:val="none" w:sz="0" w:space="0" w:color="auto"/>
                <w:bottom w:val="none" w:sz="0" w:space="0" w:color="auto"/>
                <w:right w:val="none" w:sz="0" w:space="0" w:color="auto"/>
              </w:divBdr>
            </w:div>
            <w:div w:id="378434509">
              <w:marLeft w:val="0"/>
              <w:marRight w:val="0"/>
              <w:marTop w:val="0"/>
              <w:marBottom w:val="0"/>
              <w:divBdr>
                <w:top w:val="none" w:sz="0" w:space="0" w:color="auto"/>
                <w:left w:val="none" w:sz="0" w:space="0" w:color="auto"/>
                <w:bottom w:val="none" w:sz="0" w:space="0" w:color="auto"/>
                <w:right w:val="none" w:sz="0" w:space="0" w:color="auto"/>
              </w:divBdr>
            </w:div>
            <w:div w:id="1003360137">
              <w:marLeft w:val="0"/>
              <w:marRight w:val="0"/>
              <w:marTop w:val="0"/>
              <w:marBottom w:val="0"/>
              <w:divBdr>
                <w:top w:val="none" w:sz="0" w:space="0" w:color="auto"/>
                <w:left w:val="none" w:sz="0" w:space="0" w:color="auto"/>
                <w:bottom w:val="none" w:sz="0" w:space="0" w:color="auto"/>
                <w:right w:val="none" w:sz="0" w:space="0" w:color="auto"/>
              </w:divBdr>
            </w:div>
            <w:div w:id="1962803919">
              <w:marLeft w:val="0"/>
              <w:marRight w:val="0"/>
              <w:marTop w:val="0"/>
              <w:marBottom w:val="0"/>
              <w:divBdr>
                <w:top w:val="none" w:sz="0" w:space="0" w:color="auto"/>
                <w:left w:val="none" w:sz="0" w:space="0" w:color="auto"/>
                <w:bottom w:val="none" w:sz="0" w:space="0" w:color="auto"/>
                <w:right w:val="none" w:sz="0" w:space="0" w:color="auto"/>
              </w:divBdr>
            </w:div>
            <w:div w:id="1151289329">
              <w:marLeft w:val="0"/>
              <w:marRight w:val="0"/>
              <w:marTop w:val="0"/>
              <w:marBottom w:val="0"/>
              <w:divBdr>
                <w:top w:val="none" w:sz="0" w:space="0" w:color="auto"/>
                <w:left w:val="none" w:sz="0" w:space="0" w:color="auto"/>
                <w:bottom w:val="none" w:sz="0" w:space="0" w:color="auto"/>
                <w:right w:val="none" w:sz="0" w:space="0" w:color="auto"/>
              </w:divBdr>
            </w:div>
            <w:div w:id="239605870">
              <w:marLeft w:val="0"/>
              <w:marRight w:val="0"/>
              <w:marTop w:val="0"/>
              <w:marBottom w:val="0"/>
              <w:divBdr>
                <w:top w:val="none" w:sz="0" w:space="0" w:color="auto"/>
                <w:left w:val="none" w:sz="0" w:space="0" w:color="auto"/>
                <w:bottom w:val="none" w:sz="0" w:space="0" w:color="auto"/>
                <w:right w:val="none" w:sz="0" w:space="0" w:color="auto"/>
              </w:divBdr>
            </w:div>
            <w:div w:id="876352935">
              <w:marLeft w:val="0"/>
              <w:marRight w:val="0"/>
              <w:marTop w:val="0"/>
              <w:marBottom w:val="0"/>
              <w:divBdr>
                <w:top w:val="none" w:sz="0" w:space="0" w:color="auto"/>
                <w:left w:val="none" w:sz="0" w:space="0" w:color="auto"/>
                <w:bottom w:val="none" w:sz="0" w:space="0" w:color="auto"/>
                <w:right w:val="none" w:sz="0" w:space="0" w:color="auto"/>
              </w:divBdr>
            </w:div>
            <w:div w:id="1003356171">
              <w:marLeft w:val="0"/>
              <w:marRight w:val="0"/>
              <w:marTop w:val="0"/>
              <w:marBottom w:val="0"/>
              <w:divBdr>
                <w:top w:val="none" w:sz="0" w:space="0" w:color="auto"/>
                <w:left w:val="none" w:sz="0" w:space="0" w:color="auto"/>
                <w:bottom w:val="none" w:sz="0" w:space="0" w:color="auto"/>
                <w:right w:val="none" w:sz="0" w:space="0" w:color="auto"/>
              </w:divBdr>
            </w:div>
            <w:div w:id="1064068678">
              <w:marLeft w:val="0"/>
              <w:marRight w:val="0"/>
              <w:marTop w:val="0"/>
              <w:marBottom w:val="0"/>
              <w:divBdr>
                <w:top w:val="none" w:sz="0" w:space="0" w:color="auto"/>
                <w:left w:val="none" w:sz="0" w:space="0" w:color="auto"/>
                <w:bottom w:val="none" w:sz="0" w:space="0" w:color="auto"/>
                <w:right w:val="none" w:sz="0" w:space="0" w:color="auto"/>
              </w:divBdr>
            </w:div>
            <w:div w:id="766540830">
              <w:marLeft w:val="0"/>
              <w:marRight w:val="0"/>
              <w:marTop w:val="0"/>
              <w:marBottom w:val="0"/>
              <w:divBdr>
                <w:top w:val="none" w:sz="0" w:space="0" w:color="auto"/>
                <w:left w:val="none" w:sz="0" w:space="0" w:color="auto"/>
                <w:bottom w:val="none" w:sz="0" w:space="0" w:color="auto"/>
                <w:right w:val="none" w:sz="0" w:space="0" w:color="auto"/>
              </w:divBdr>
            </w:div>
            <w:div w:id="939798280">
              <w:marLeft w:val="0"/>
              <w:marRight w:val="0"/>
              <w:marTop w:val="0"/>
              <w:marBottom w:val="0"/>
              <w:divBdr>
                <w:top w:val="none" w:sz="0" w:space="0" w:color="auto"/>
                <w:left w:val="none" w:sz="0" w:space="0" w:color="auto"/>
                <w:bottom w:val="none" w:sz="0" w:space="0" w:color="auto"/>
                <w:right w:val="none" w:sz="0" w:space="0" w:color="auto"/>
              </w:divBdr>
            </w:div>
            <w:div w:id="1759250539">
              <w:marLeft w:val="0"/>
              <w:marRight w:val="0"/>
              <w:marTop w:val="0"/>
              <w:marBottom w:val="0"/>
              <w:divBdr>
                <w:top w:val="none" w:sz="0" w:space="0" w:color="auto"/>
                <w:left w:val="none" w:sz="0" w:space="0" w:color="auto"/>
                <w:bottom w:val="none" w:sz="0" w:space="0" w:color="auto"/>
                <w:right w:val="none" w:sz="0" w:space="0" w:color="auto"/>
              </w:divBdr>
            </w:div>
            <w:div w:id="2028746417">
              <w:marLeft w:val="0"/>
              <w:marRight w:val="0"/>
              <w:marTop w:val="0"/>
              <w:marBottom w:val="0"/>
              <w:divBdr>
                <w:top w:val="none" w:sz="0" w:space="0" w:color="auto"/>
                <w:left w:val="none" w:sz="0" w:space="0" w:color="auto"/>
                <w:bottom w:val="none" w:sz="0" w:space="0" w:color="auto"/>
                <w:right w:val="none" w:sz="0" w:space="0" w:color="auto"/>
              </w:divBdr>
            </w:div>
            <w:div w:id="756290803">
              <w:marLeft w:val="0"/>
              <w:marRight w:val="0"/>
              <w:marTop w:val="0"/>
              <w:marBottom w:val="0"/>
              <w:divBdr>
                <w:top w:val="none" w:sz="0" w:space="0" w:color="auto"/>
                <w:left w:val="none" w:sz="0" w:space="0" w:color="auto"/>
                <w:bottom w:val="none" w:sz="0" w:space="0" w:color="auto"/>
                <w:right w:val="none" w:sz="0" w:space="0" w:color="auto"/>
              </w:divBdr>
            </w:div>
            <w:div w:id="783498167">
              <w:marLeft w:val="0"/>
              <w:marRight w:val="0"/>
              <w:marTop w:val="0"/>
              <w:marBottom w:val="0"/>
              <w:divBdr>
                <w:top w:val="none" w:sz="0" w:space="0" w:color="auto"/>
                <w:left w:val="none" w:sz="0" w:space="0" w:color="auto"/>
                <w:bottom w:val="none" w:sz="0" w:space="0" w:color="auto"/>
                <w:right w:val="none" w:sz="0" w:space="0" w:color="auto"/>
              </w:divBdr>
            </w:div>
            <w:div w:id="104691734">
              <w:marLeft w:val="0"/>
              <w:marRight w:val="0"/>
              <w:marTop w:val="0"/>
              <w:marBottom w:val="0"/>
              <w:divBdr>
                <w:top w:val="none" w:sz="0" w:space="0" w:color="auto"/>
                <w:left w:val="none" w:sz="0" w:space="0" w:color="auto"/>
                <w:bottom w:val="none" w:sz="0" w:space="0" w:color="auto"/>
                <w:right w:val="none" w:sz="0" w:space="0" w:color="auto"/>
              </w:divBdr>
            </w:div>
            <w:div w:id="239027150">
              <w:marLeft w:val="0"/>
              <w:marRight w:val="0"/>
              <w:marTop w:val="0"/>
              <w:marBottom w:val="0"/>
              <w:divBdr>
                <w:top w:val="none" w:sz="0" w:space="0" w:color="auto"/>
                <w:left w:val="none" w:sz="0" w:space="0" w:color="auto"/>
                <w:bottom w:val="none" w:sz="0" w:space="0" w:color="auto"/>
                <w:right w:val="none" w:sz="0" w:space="0" w:color="auto"/>
              </w:divBdr>
            </w:div>
            <w:div w:id="1206217851">
              <w:marLeft w:val="0"/>
              <w:marRight w:val="0"/>
              <w:marTop w:val="0"/>
              <w:marBottom w:val="0"/>
              <w:divBdr>
                <w:top w:val="none" w:sz="0" w:space="0" w:color="auto"/>
                <w:left w:val="none" w:sz="0" w:space="0" w:color="auto"/>
                <w:bottom w:val="none" w:sz="0" w:space="0" w:color="auto"/>
                <w:right w:val="none" w:sz="0" w:space="0" w:color="auto"/>
              </w:divBdr>
            </w:div>
            <w:div w:id="1706517019">
              <w:marLeft w:val="0"/>
              <w:marRight w:val="0"/>
              <w:marTop w:val="0"/>
              <w:marBottom w:val="0"/>
              <w:divBdr>
                <w:top w:val="none" w:sz="0" w:space="0" w:color="auto"/>
                <w:left w:val="none" w:sz="0" w:space="0" w:color="auto"/>
                <w:bottom w:val="none" w:sz="0" w:space="0" w:color="auto"/>
                <w:right w:val="none" w:sz="0" w:space="0" w:color="auto"/>
              </w:divBdr>
            </w:div>
            <w:div w:id="1181041303">
              <w:marLeft w:val="0"/>
              <w:marRight w:val="0"/>
              <w:marTop w:val="0"/>
              <w:marBottom w:val="0"/>
              <w:divBdr>
                <w:top w:val="none" w:sz="0" w:space="0" w:color="auto"/>
                <w:left w:val="none" w:sz="0" w:space="0" w:color="auto"/>
                <w:bottom w:val="none" w:sz="0" w:space="0" w:color="auto"/>
                <w:right w:val="none" w:sz="0" w:space="0" w:color="auto"/>
              </w:divBdr>
            </w:div>
            <w:div w:id="1209760970">
              <w:marLeft w:val="0"/>
              <w:marRight w:val="0"/>
              <w:marTop w:val="0"/>
              <w:marBottom w:val="0"/>
              <w:divBdr>
                <w:top w:val="none" w:sz="0" w:space="0" w:color="auto"/>
                <w:left w:val="none" w:sz="0" w:space="0" w:color="auto"/>
                <w:bottom w:val="none" w:sz="0" w:space="0" w:color="auto"/>
                <w:right w:val="none" w:sz="0" w:space="0" w:color="auto"/>
              </w:divBdr>
            </w:div>
            <w:div w:id="2146854763">
              <w:marLeft w:val="0"/>
              <w:marRight w:val="0"/>
              <w:marTop w:val="0"/>
              <w:marBottom w:val="0"/>
              <w:divBdr>
                <w:top w:val="none" w:sz="0" w:space="0" w:color="auto"/>
                <w:left w:val="none" w:sz="0" w:space="0" w:color="auto"/>
                <w:bottom w:val="none" w:sz="0" w:space="0" w:color="auto"/>
                <w:right w:val="none" w:sz="0" w:space="0" w:color="auto"/>
              </w:divBdr>
            </w:div>
            <w:div w:id="294485402">
              <w:marLeft w:val="0"/>
              <w:marRight w:val="0"/>
              <w:marTop w:val="0"/>
              <w:marBottom w:val="0"/>
              <w:divBdr>
                <w:top w:val="none" w:sz="0" w:space="0" w:color="auto"/>
                <w:left w:val="none" w:sz="0" w:space="0" w:color="auto"/>
                <w:bottom w:val="none" w:sz="0" w:space="0" w:color="auto"/>
                <w:right w:val="none" w:sz="0" w:space="0" w:color="auto"/>
              </w:divBdr>
            </w:div>
            <w:div w:id="790899403">
              <w:marLeft w:val="0"/>
              <w:marRight w:val="0"/>
              <w:marTop w:val="0"/>
              <w:marBottom w:val="0"/>
              <w:divBdr>
                <w:top w:val="none" w:sz="0" w:space="0" w:color="auto"/>
                <w:left w:val="none" w:sz="0" w:space="0" w:color="auto"/>
                <w:bottom w:val="none" w:sz="0" w:space="0" w:color="auto"/>
                <w:right w:val="none" w:sz="0" w:space="0" w:color="auto"/>
              </w:divBdr>
            </w:div>
            <w:div w:id="1399086417">
              <w:marLeft w:val="0"/>
              <w:marRight w:val="0"/>
              <w:marTop w:val="0"/>
              <w:marBottom w:val="0"/>
              <w:divBdr>
                <w:top w:val="none" w:sz="0" w:space="0" w:color="auto"/>
                <w:left w:val="none" w:sz="0" w:space="0" w:color="auto"/>
                <w:bottom w:val="none" w:sz="0" w:space="0" w:color="auto"/>
                <w:right w:val="none" w:sz="0" w:space="0" w:color="auto"/>
              </w:divBdr>
            </w:div>
            <w:div w:id="573708964">
              <w:marLeft w:val="0"/>
              <w:marRight w:val="0"/>
              <w:marTop w:val="0"/>
              <w:marBottom w:val="0"/>
              <w:divBdr>
                <w:top w:val="none" w:sz="0" w:space="0" w:color="auto"/>
                <w:left w:val="none" w:sz="0" w:space="0" w:color="auto"/>
                <w:bottom w:val="none" w:sz="0" w:space="0" w:color="auto"/>
                <w:right w:val="none" w:sz="0" w:space="0" w:color="auto"/>
              </w:divBdr>
            </w:div>
            <w:div w:id="647830313">
              <w:marLeft w:val="0"/>
              <w:marRight w:val="0"/>
              <w:marTop w:val="0"/>
              <w:marBottom w:val="0"/>
              <w:divBdr>
                <w:top w:val="none" w:sz="0" w:space="0" w:color="auto"/>
                <w:left w:val="none" w:sz="0" w:space="0" w:color="auto"/>
                <w:bottom w:val="none" w:sz="0" w:space="0" w:color="auto"/>
                <w:right w:val="none" w:sz="0" w:space="0" w:color="auto"/>
              </w:divBdr>
            </w:div>
            <w:div w:id="1963877431">
              <w:marLeft w:val="0"/>
              <w:marRight w:val="0"/>
              <w:marTop w:val="0"/>
              <w:marBottom w:val="0"/>
              <w:divBdr>
                <w:top w:val="none" w:sz="0" w:space="0" w:color="auto"/>
                <w:left w:val="none" w:sz="0" w:space="0" w:color="auto"/>
                <w:bottom w:val="none" w:sz="0" w:space="0" w:color="auto"/>
                <w:right w:val="none" w:sz="0" w:space="0" w:color="auto"/>
              </w:divBdr>
            </w:div>
            <w:div w:id="766268170">
              <w:marLeft w:val="0"/>
              <w:marRight w:val="0"/>
              <w:marTop w:val="0"/>
              <w:marBottom w:val="0"/>
              <w:divBdr>
                <w:top w:val="none" w:sz="0" w:space="0" w:color="auto"/>
                <w:left w:val="none" w:sz="0" w:space="0" w:color="auto"/>
                <w:bottom w:val="none" w:sz="0" w:space="0" w:color="auto"/>
                <w:right w:val="none" w:sz="0" w:space="0" w:color="auto"/>
              </w:divBdr>
            </w:div>
            <w:div w:id="907109765">
              <w:marLeft w:val="0"/>
              <w:marRight w:val="0"/>
              <w:marTop w:val="0"/>
              <w:marBottom w:val="0"/>
              <w:divBdr>
                <w:top w:val="none" w:sz="0" w:space="0" w:color="auto"/>
                <w:left w:val="none" w:sz="0" w:space="0" w:color="auto"/>
                <w:bottom w:val="none" w:sz="0" w:space="0" w:color="auto"/>
                <w:right w:val="none" w:sz="0" w:space="0" w:color="auto"/>
              </w:divBdr>
            </w:div>
            <w:div w:id="1152986474">
              <w:marLeft w:val="0"/>
              <w:marRight w:val="0"/>
              <w:marTop w:val="0"/>
              <w:marBottom w:val="0"/>
              <w:divBdr>
                <w:top w:val="none" w:sz="0" w:space="0" w:color="auto"/>
                <w:left w:val="none" w:sz="0" w:space="0" w:color="auto"/>
                <w:bottom w:val="none" w:sz="0" w:space="0" w:color="auto"/>
                <w:right w:val="none" w:sz="0" w:space="0" w:color="auto"/>
              </w:divBdr>
            </w:div>
            <w:div w:id="1502117625">
              <w:marLeft w:val="0"/>
              <w:marRight w:val="0"/>
              <w:marTop w:val="0"/>
              <w:marBottom w:val="0"/>
              <w:divBdr>
                <w:top w:val="none" w:sz="0" w:space="0" w:color="auto"/>
                <w:left w:val="none" w:sz="0" w:space="0" w:color="auto"/>
                <w:bottom w:val="none" w:sz="0" w:space="0" w:color="auto"/>
                <w:right w:val="none" w:sz="0" w:space="0" w:color="auto"/>
              </w:divBdr>
            </w:div>
            <w:div w:id="1205487692">
              <w:marLeft w:val="0"/>
              <w:marRight w:val="0"/>
              <w:marTop w:val="0"/>
              <w:marBottom w:val="0"/>
              <w:divBdr>
                <w:top w:val="none" w:sz="0" w:space="0" w:color="auto"/>
                <w:left w:val="none" w:sz="0" w:space="0" w:color="auto"/>
                <w:bottom w:val="none" w:sz="0" w:space="0" w:color="auto"/>
                <w:right w:val="none" w:sz="0" w:space="0" w:color="auto"/>
              </w:divBdr>
            </w:div>
            <w:div w:id="451168454">
              <w:marLeft w:val="0"/>
              <w:marRight w:val="0"/>
              <w:marTop w:val="0"/>
              <w:marBottom w:val="0"/>
              <w:divBdr>
                <w:top w:val="none" w:sz="0" w:space="0" w:color="auto"/>
                <w:left w:val="none" w:sz="0" w:space="0" w:color="auto"/>
                <w:bottom w:val="none" w:sz="0" w:space="0" w:color="auto"/>
                <w:right w:val="none" w:sz="0" w:space="0" w:color="auto"/>
              </w:divBdr>
            </w:div>
            <w:div w:id="1637753737">
              <w:marLeft w:val="0"/>
              <w:marRight w:val="0"/>
              <w:marTop w:val="0"/>
              <w:marBottom w:val="0"/>
              <w:divBdr>
                <w:top w:val="none" w:sz="0" w:space="0" w:color="auto"/>
                <w:left w:val="none" w:sz="0" w:space="0" w:color="auto"/>
                <w:bottom w:val="none" w:sz="0" w:space="0" w:color="auto"/>
                <w:right w:val="none" w:sz="0" w:space="0" w:color="auto"/>
              </w:divBdr>
            </w:div>
            <w:div w:id="1516071866">
              <w:marLeft w:val="0"/>
              <w:marRight w:val="0"/>
              <w:marTop w:val="0"/>
              <w:marBottom w:val="0"/>
              <w:divBdr>
                <w:top w:val="none" w:sz="0" w:space="0" w:color="auto"/>
                <w:left w:val="none" w:sz="0" w:space="0" w:color="auto"/>
                <w:bottom w:val="none" w:sz="0" w:space="0" w:color="auto"/>
                <w:right w:val="none" w:sz="0" w:space="0" w:color="auto"/>
              </w:divBdr>
            </w:div>
            <w:div w:id="1802721988">
              <w:marLeft w:val="0"/>
              <w:marRight w:val="0"/>
              <w:marTop w:val="0"/>
              <w:marBottom w:val="0"/>
              <w:divBdr>
                <w:top w:val="none" w:sz="0" w:space="0" w:color="auto"/>
                <w:left w:val="none" w:sz="0" w:space="0" w:color="auto"/>
                <w:bottom w:val="none" w:sz="0" w:space="0" w:color="auto"/>
                <w:right w:val="none" w:sz="0" w:space="0" w:color="auto"/>
              </w:divBdr>
            </w:div>
            <w:div w:id="828638660">
              <w:marLeft w:val="0"/>
              <w:marRight w:val="0"/>
              <w:marTop w:val="0"/>
              <w:marBottom w:val="0"/>
              <w:divBdr>
                <w:top w:val="none" w:sz="0" w:space="0" w:color="auto"/>
                <w:left w:val="none" w:sz="0" w:space="0" w:color="auto"/>
                <w:bottom w:val="none" w:sz="0" w:space="0" w:color="auto"/>
                <w:right w:val="none" w:sz="0" w:space="0" w:color="auto"/>
              </w:divBdr>
            </w:div>
            <w:div w:id="893738761">
              <w:marLeft w:val="0"/>
              <w:marRight w:val="0"/>
              <w:marTop w:val="0"/>
              <w:marBottom w:val="0"/>
              <w:divBdr>
                <w:top w:val="none" w:sz="0" w:space="0" w:color="auto"/>
                <w:left w:val="none" w:sz="0" w:space="0" w:color="auto"/>
                <w:bottom w:val="none" w:sz="0" w:space="0" w:color="auto"/>
                <w:right w:val="none" w:sz="0" w:space="0" w:color="auto"/>
              </w:divBdr>
            </w:div>
            <w:div w:id="40130087">
              <w:marLeft w:val="0"/>
              <w:marRight w:val="0"/>
              <w:marTop w:val="0"/>
              <w:marBottom w:val="0"/>
              <w:divBdr>
                <w:top w:val="none" w:sz="0" w:space="0" w:color="auto"/>
                <w:left w:val="none" w:sz="0" w:space="0" w:color="auto"/>
                <w:bottom w:val="none" w:sz="0" w:space="0" w:color="auto"/>
                <w:right w:val="none" w:sz="0" w:space="0" w:color="auto"/>
              </w:divBdr>
            </w:div>
            <w:div w:id="1100757176">
              <w:marLeft w:val="0"/>
              <w:marRight w:val="0"/>
              <w:marTop w:val="0"/>
              <w:marBottom w:val="0"/>
              <w:divBdr>
                <w:top w:val="none" w:sz="0" w:space="0" w:color="auto"/>
                <w:left w:val="none" w:sz="0" w:space="0" w:color="auto"/>
                <w:bottom w:val="none" w:sz="0" w:space="0" w:color="auto"/>
                <w:right w:val="none" w:sz="0" w:space="0" w:color="auto"/>
              </w:divBdr>
            </w:div>
            <w:div w:id="251285803">
              <w:marLeft w:val="0"/>
              <w:marRight w:val="0"/>
              <w:marTop w:val="0"/>
              <w:marBottom w:val="0"/>
              <w:divBdr>
                <w:top w:val="none" w:sz="0" w:space="0" w:color="auto"/>
                <w:left w:val="none" w:sz="0" w:space="0" w:color="auto"/>
                <w:bottom w:val="none" w:sz="0" w:space="0" w:color="auto"/>
                <w:right w:val="none" w:sz="0" w:space="0" w:color="auto"/>
              </w:divBdr>
            </w:div>
            <w:div w:id="2003123096">
              <w:marLeft w:val="0"/>
              <w:marRight w:val="0"/>
              <w:marTop w:val="0"/>
              <w:marBottom w:val="0"/>
              <w:divBdr>
                <w:top w:val="none" w:sz="0" w:space="0" w:color="auto"/>
                <w:left w:val="none" w:sz="0" w:space="0" w:color="auto"/>
                <w:bottom w:val="none" w:sz="0" w:space="0" w:color="auto"/>
                <w:right w:val="none" w:sz="0" w:space="0" w:color="auto"/>
              </w:divBdr>
            </w:div>
            <w:div w:id="1193155102">
              <w:marLeft w:val="0"/>
              <w:marRight w:val="0"/>
              <w:marTop w:val="0"/>
              <w:marBottom w:val="0"/>
              <w:divBdr>
                <w:top w:val="none" w:sz="0" w:space="0" w:color="auto"/>
                <w:left w:val="none" w:sz="0" w:space="0" w:color="auto"/>
                <w:bottom w:val="none" w:sz="0" w:space="0" w:color="auto"/>
                <w:right w:val="none" w:sz="0" w:space="0" w:color="auto"/>
              </w:divBdr>
            </w:div>
            <w:div w:id="2079286564">
              <w:marLeft w:val="0"/>
              <w:marRight w:val="0"/>
              <w:marTop w:val="0"/>
              <w:marBottom w:val="0"/>
              <w:divBdr>
                <w:top w:val="none" w:sz="0" w:space="0" w:color="auto"/>
                <w:left w:val="none" w:sz="0" w:space="0" w:color="auto"/>
                <w:bottom w:val="none" w:sz="0" w:space="0" w:color="auto"/>
                <w:right w:val="none" w:sz="0" w:space="0" w:color="auto"/>
              </w:divBdr>
            </w:div>
            <w:div w:id="890113930">
              <w:marLeft w:val="0"/>
              <w:marRight w:val="0"/>
              <w:marTop w:val="0"/>
              <w:marBottom w:val="0"/>
              <w:divBdr>
                <w:top w:val="none" w:sz="0" w:space="0" w:color="auto"/>
                <w:left w:val="none" w:sz="0" w:space="0" w:color="auto"/>
                <w:bottom w:val="none" w:sz="0" w:space="0" w:color="auto"/>
                <w:right w:val="none" w:sz="0" w:space="0" w:color="auto"/>
              </w:divBdr>
            </w:div>
            <w:div w:id="880821208">
              <w:marLeft w:val="0"/>
              <w:marRight w:val="0"/>
              <w:marTop w:val="0"/>
              <w:marBottom w:val="0"/>
              <w:divBdr>
                <w:top w:val="none" w:sz="0" w:space="0" w:color="auto"/>
                <w:left w:val="none" w:sz="0" w:space="0" w:color="auto"/>
                <w:bottom w:val="none" w:sz="0" w:space="0" w:color="auto"/>
                <w:right w:val="none" w:sz="0" w:space="0" w:color="auto"/>
              </w:divBdr>
            </w:div>
            <w:div w:id="1603564617">
              <w:marLeft w:val="0"/>
              <w:marRight w:val="0"/>
              <w:marTop w:val="0"/>
              <w:marBottom w:val="0"/>
              <w:divBdr>
                <w:top w:val="none" w:sz="0" w:space="0" w:color="auto"/>
                <w:left w:val="none" w:sz="0" w:space="0" w:color="auto"/>
                <w:bottom w:val="none" w:sz="0" w:space="0" w:color="auto"/>
                <w:right w:val="none" w:sz="0" w:space="0" w:color="auto"/>
              </w:divBdr>
            </w:div>
            <w:div w:id="1171413763">
              <w:marLeft w:val="0"/>
              <w:marRight w:val="0"/>
              <w:marTop w:val="0"/>
              <w:marBottom w:val="0"/>
              <w:divBdr>
                <w:top w:val="none" w:sz="0" w:space="0" w:color="auto"/>
                <w:left w:val="none" w:sz="0" w:space="0" w:color="auto"/>
                <w:bottom w:val="none" w:sz="0" w:space="0" w:color="auto"/>
                <w:right w:val="none" w:sz="0" w:space="0" w:color="auto"/>
              </w:divBdr>
            </w:div>
            <w:div w:id="575170929">
              <w:marLeft w:val="0"/>
              <w:marRight w:val="0"/>
              <w:marTop w:val="0"/>
              <w:marBottom w:val="0"/>
              <w:divBdr>
                <w:top w:val="none" w:sz="0" w:space="0" w:color="auto"/>
                <w:left w:val="none" w:sz="0" w:space="0" w:color="auto"/>
                <w:bottom w:val="none" w:sz="0" w:space="0" w:color="auto"/>
                <w:right w:val="none" w:sz="0" w:space="0" w:color="auto"/>
              </w:divBdr>
            </w:div>
            <w:div w:id="1226381306">
              <w:marLeft w:val="0"/>
              <w:marRight w:val="0"/>
              <w:marTop w:val="0"/>
              <w:marBottom w:val="0"/>
              <w:divBdr>
                <w:top w:val="none" w:sz="0" w:space="0" w:color="auto"/>
                <w:left w:val="none" w:sz="0" w:space="0" w:color="auto"/>
                <w:bottom w:val="none" w:sz="0" w:space="0" w:color="auto"/>
                <w:right w:val="none" w:sz="0" w:space="0" w:color="auto"/>
              </w:divBdr>
            </w:div>
            <w:div w:id="1621574663">
              <w:marLeft w:val="0"/>
              <w:marRight w:val="0"/>
              <w:marTop w:val="0"/>
              <w:marBottom w:val="0"/>
              <w:divBdr>
                <w:top w:val="none" w:sz="0" w:space="0" w:color="auto"/>
                <w:left w:val="none" w:sz="0" w:space="0" w:color="auto"/>
                <w:bottom w:val="none" w:sz="0" w:space="0" w:color="auto"/>
                <w:right w:val="none" w:sz="0" w:space="0" w:color="auto"/>
              </w:divBdr>
            </w:div>
            <w:div w:id="1805613266">
              <w:marLeft w:val="0"/>
              <w:marRight w:val="0"/>
              <w:marTop w:val="0"/>
              <w:marBottom w:val="0"/>
              <w:divBdr>
                <w:top w:val="none" w:sz="0" w:space="0" w:color="auto"/>
                <w:left w:val="none" w:sz="0" w:space="0" w:color="auto"/>
                <w:bottom w:val="none" w:sz="0" w:space="0" w:color="auto"/>
                <w:right w:val="none" w:sz="0" w:space="0" w:color="auto"/>
              </w:divBdr>
            </w:div>
            <w:div w:id="1077246705">
              <w:marLeft w:val="0"/>
              <w:marRight w:val="0"/>
              <w:marTop w:val="0"/>
              <w:marBottom w:val="0"/>
              <w:divBdr>
                <w:top w:val="none" w:sz="0" w:space="0" w:color="auto"/>
                <w:left w:val="none" w:sz="0" w:space="0" w:color="auto"/>
                <w:bottom w:val="none" w:sz="0" w:space="0" w:color="auto"/>
                <w:right w:val="none" w:sz="0" w:space="0" w:color="auto"/>
              </w:divBdr>
            </w:div>
            <w:div w:id="498276227">
              <w:marLeft w:val="0"/>
              <w:marRight w:val="0"/>
              <w:marTop w:val="0"/>
              <w:marBottom w:val="0"/>
              <w:divBdr>
                <w:top w:val="none" w:sz="0" w:space="0" w:color="auto"/>
                <w:left w:val="none" w:sz="0" w:space="0" w:color="auto"/>
                <w:bottom w:val="none" w:sz="0" w:space="0" w:color="auto"/>
                <w:right w:val="none" w:sz="0" w:space="0" w:color="auto"/>
              </w:divBdr>
            </w:div>
            <w:div w:id="485129211">
              <w:marLeft w:val="0"/>
              <w:marRight w:val="0"/>
              <w:marTop w:val="0"/>
              <w:marBottom w:val="0"/>
              <w:divBdr>
                <w:top w:val="none" w:sz="0" w:space="0" w:color="auto"/>
                <w:left w:val="none" w:sz="0" w:space="0" w:color="auto"/>
                <w:bottom w:val="none" w:sz="0" w:space="0" w:color="auto"/>
                <w:right w:val="none" w:sz="0" w:space="0" w:color="auto"/>
              </w:divBdr>
            </w:div>
            <w:div w:id="1749962571">
              <w:marLeft w:val="0"/>
              <w:marRight w:val="0"/>
              <w:marTop w:val="0"/>
              <w:marBottom w:val="0"/>
              <w:divBdr>
                <w:top w:val="none" w:sz="0" w:space="0" w:color="auto"/>
                <w:left w:val="none" w:sz="0" w:space="0" w:color="auto"/>
                <w:bottom w:val="none" w:sz="0" w:space="0" w:color="auto"/>
                <w:right w:val="none" w:sz="0" w:space="0" w:color="auto"/>
              </w:divBdr>
            </w:div>
            <w:div w:id="105782969">
              <w:marLeft w:val="0"/>
              <w:marRight w:val="0"/>
              <w:marTop w:val="0"/>
              <w:marBottom w:val="0"/>
              <w:divBdr>
                <w:top w:val="none" w:sz="0" w:space="0" w:color="auto"/>
                <w:left w:val="none" w:sz="0" w:space="0" w:color="auto"/>
                <w:bottom w:val="none" w:sz="0" w:space="0" w:color="auto"/>
                <w:right w:val="none" w:sz="0" w:space="0" w:color="auto"/>
              </w:divBdr>
            </w:div>
            <w:div w:id="578515431">
              <w:marLeft w:val="0"/>
              <w:marRight w:val="0"/>
              <w:marTop w:val="0"/>
              <w:marBottom w:val="0"/>
              <w:divBdr>
                <w:top w:val="none" w:sz="0" w:space="0" w:color="auto"/>
                <w:left w:val="none" w:sz="0" w:space="0" w:color="auto"/>
                <w:bottom w:val="none" w:sz="0" w:space="0" w:color="auto"/>
                <w:right w:val="none" w:sz="0" w:space="0" w:color="auto"/>
              </w:divBdr>
            </w:div>
            <w:div w:id="1485273091">
              <w:marLeft w:val="0"/>
              <w:marRight w:val="0"/>
              <w:marTop w:val="0"/>
              <w:marBottom w:val="0"/>
              <w:divBdr>
                <w:top w:val="none" w:sz="0" w:space="0" w:color="auto"/>
                <w:left w:val="none" w:sz="0" w:space="0" w:color="auto"/>
                <w:bottom w:val="none" w:sz="0" w:space="0" w:color="auto"/>
                <w:right w:val="none" w:sz="0" w:space="0" w:color="auto"/>
              </w:divBdr>
            </w:div>
            <w:div w:id="1057358941">
              <w:marLeft w:val="0"/>
              <w:marRight w:val="0"/>
              <w:marTop w:val="0"/>
              <w:marBottom w:val="0"/>
              <w:divBdr>
                <w:top w:val="none" w:sz="0" w:space="0" w:color="auto"/>
                <w:left w:val="none" w:sz="0" w:space="0" w:color="auto"/>
                <w:bottom w:val="none" w:sz="0" w:space="0" w:color="auto"/>
                <w:right w:val="none" w:sz="0" w:space="0" w:color="auto"/>
              </w:divBdr>
            </w:div>
            <w:div w:id="1614750623">
              <w:marLeft w:val="0"/>
              <w:marRight w:val="0"/>
              <w:marTop w:val="0"/>
              <w:marBottom w:val="0"/>
              <w:divBdr>
                <w:top w:val="none" w:sz="0" w:space="0" w:color="auto"/>
                <w:left w:val="none" w:sz="0" w:space="0" w:color="auto"/>
                <w:bottom w:val="none" w:sz="0" w:space="0" w:color="auto"/>
                <w:right w:val="none" w:sz="0" w:space="0" w:color="auto"/>
              </w:divBdr>
            </w:div>
            <w:div w:id="313875991">
              <w:marLeft w:val="0"/>
              <w:marRight w:val="0"/>
              <w:marTop w:val="0"/>
              <w:marBottom w:val="0"/>
              <w:divBdr>
                <w:top w:val="none" w:sz="0" w:space="0" w:color="auto"/>
                <w:left w:val="none" w:sz="0" w:space="0" w:color="auto"/>
                <w:bottom w:val="none" w:sz="0" w:space="0" w:color="auto"/>
                <w:right w:val="none" w:sz="0" w:space="0" w:color="auto"/>
              </w:divBdr>
            </w:div>
            <w:div w:id="986859599">
              <w:marLeft w:val="0"/>
              <w:marRight w:val="0"/>
              <w:marTop w:val="0"/>
              <w:marBottom w:val="0"/>
              <w:divBdr>
                <w:top w:val="none" w:sz="0" w:space="0" w:color="auto"/>
                <w:left w:val="none" w:sz="0" w:space="0" w:color="auto"/>
                <w:bottom w:val="none" w:sz="0" w:space="0" w:color="auto"/>
                <w:right w:val="none" w:sz="0" w:space="0" w:color="auto"/>
              </w:divBdr>
            </w:div>
            <w:div w:id="255331908">
              <w:marLeft w:val="0"/>
              <w:marRight w:val="0"/>
              <w:marTop w:val="0"/>
              <w:marBottom w:val="0"/>
              <w:divBdr>
                <w:top w:val="none" w:sz="0" w:space="0" w:color="auto"/>
                <w:left w:val="none" w:sz="0" w:space="0" w:color="auto"/>
                <w:bottom w:val="none" w:sz="0" w:space="0" w:color="auto"/>
                <w:right w:val="none" w:sz="0" w:space="0" w:color="auto"/>
              </w:divBdr>
            </w:div>
            <w:div w:id="1651130881">
              <w:marLeft w:val="0"/>
              <w:marRight w:val="0"/>
              <w:marTop w:val="0"/>
              <w:marBottom w:val="0"/>
              <w:divBdr>
                <w:top w:val="none" w:sz="0" w:space="0" w:color="auto"/>
                <w:left w:val="none" w:sz="0" w:space="0" w:color="auto"/>
                <w:bottom w:val="none" w:sz="0" w:space="0" w:color="auto"/>
                <w:right w:val="none" w:sz="0" w:space="0" w:color="auto"/>
              </w:divBdr>
            </w:div>
            <w:div w:id="1083646187">
              <w:marLeft w:val="0"/>
              <w:marRight w:val="0"/>
              <w:marTop w:val="0"/>
              <w:marBottom w:val="0"/>
              <w:divBdr>
                <w:top w:val="none" w:sz="0" w:space="0" w:color="auto"/>
                <w:left w:val="none" w:sz="0" w:space="0" w:color="auto"/>
                <w:bottom w:val="none" w:sz="0" w:space="0" w:color="auto"/>
                <w:right w:val="none" w:sz="0" w:space="0" w:color="auto"/>
              </w:divBdr>
            </w:div>
            <w:div w:id="1841694456">
              <w:marLeft w:val="0"/>
              <w:marRight w:val="0"/>
              <w:marTop w:val="0"/>
              <w:marBottom w:val="0"/>
              <w:divBdr>
                <w:top w:val="none" w:sz="0" w:space="0" w:color="auto"/>
                <w:left w:val="none" w:sz="0" w:space="0" w:color="auto"/>
                <w:bottom w:val="none" w:sz="0" w:space="0" w:color="auto"/>
                <w:right w:val="none" w:sz="0" w:space="0" w:color="auto"/>
              </w:divBdr>
            </w:div>
            <w:div w:id="1557353483">
              <w:marLeft w:val="0"/>
              <w:marRight w:val="0"/>
              <w:marTop w:val="0"/>
              <w:marBottom w:val="0"/>
              <w:divBdr>
                <w:top w:val="none" w:sz="0" w:space="0" w:color="auto"/>
                <w:left w:val="none" w:sz="0" w:space="0" w:color="auto"/>
                <w:bottom w:val="none" w:sz="0" w:space="0" w:color="auto"/>
                <w:right w:val="none" w:sz="0" w:space="0" w:color="auto"/>
              </w:divBdr>
            </w:div>
            <w:div w:id="1232540729">
              <w:marLeft w:val="0"/>
              <w:marRight w:val="0"/>
              <w:marTop w:val="0"/>
              <w:marBottom w:val="0"/>
              <w:divBdr>
                <w:top w:val="none" w:sz="0" w:space="0" w:color="auto"/>
                <w:left w:val="none" w:sz="0" w:space="0" w:color="auto"/>
                <w:bottom w:val="none" w:sz="0" w:space="0" w:color="auto"/>
                <w:right w:val="none" w:sz="0" w:space="0" w:color="auto"/>
              </w:divBdr>
            </w:div>
            <w:div w:id="1851527428">
              <w:marLeft w:val="0"/>
              <w:marRight w:val="0"/>
              <w:marTop w:val="0"/>
              <w:marBottom w:val="0"/>
              <w:divBdr>
                <w:top w:val="none" w:sz="0" w:space="0" w:color="auto"/>
                <w:left w:val="none" w:sz="0" w:space="0" w:color="auto"/>
                <w:bottom w:val="none" w:sz="0" w:space="0" w:color="auto"/>
                <w:right w:val="none" w:sz="0" w:space="0" w:color="auto"/>
              </w:divBdr>
            </w:div>
            <w:div w:id="1434015200">
              <w:marLeft w:val="0"/>
              <w:marRight w:val="0"/>
              <w:marTop w:val="0"/>
              <w:marBottom w:val="0"/>
              <w:divBdr>
                <w:top w:val="none" w:sz="0" w:space="0" w:color="auto"/>
                <w:left w:val="none" w:sz="0" w:space="0" w:color="auto"/>
                <w:bottom w:val="none" w:sz="0" w:space="0" w:color="auto"/>
                <w:right w:val="none" w:sz="0" w:space="0" w:color="auto"/>
              </w:divBdr>
            </w:div>
            <w:div w:id="653140752">
              <w:marLeft w:val="0"/>
              <w:marRight w:val="0"/>
              <w:marTop w:val="0"/>
              <w:marBottom w:val="0"/>
              <w:divBdr>
                <w:top w:val="none" w:sz="0" w:space="0" w:color="auto"/>
                <w:left w:val="none" w:sz="0" w:space="0" w:color="auto"/>
                <w:bottom w:val="none" w:sz="0" w:space="0" w:color="auto"/>
                <w:right w:val="none" w:sz="0" w:space="0" w:color="auto"/>
              </w:divBdr>
            </w:div>
            <w:div w:id="1027176292">
              <w:marLeft w:val="0"/>
              <w:marRight w:val="0"/>
              <w:marTop w:val="0"/>
              <w:marBottom w:val="0"/>
              <w:divBdr>
                <w:top w:val="none" w:sz="0" w:space="0" w:color="auto"/>
                <w:left w:val="none" w:sz="0" w:space="0" w:color="auto"/>
                <w:bottom w:val="none" w:sz="0" w:space="0" w:color="auto"/>
                <w:right w:val="none" w:sz="0" w:space="0" w:color="auto"/>
              </w:divBdr>
            </w:div>
            <w:div w:id="1844854580">
              <w:marLeft w:val="0"/>
              <w:marRight w:val="0"/>
              <w:marTop w:val="0"/>
              <w:marBottom w:val="0"/>
              <w:divBdr>
                <w:top w:val="none" w:sz="0" w:space="0" w:color="auto"/>
                <w:left w:val="none" w:sz="0" w:space="0" w:color="auto"/>
                <w:bottom w:val="none" w:sz="0" w:space="0" w:color="auto"/>
                <w:right w:val="none" w:sz="0" w:space="0" w:color="auto"/>
              </w:divBdr>
            </w:div>
            <w:div w:id="1256093399">
              <w:marLeft w:val="0"/>
              <w:marRight w:val="0"/>
              <w:marTop w:val="0"/>
              <w:marBottom w:val="0"/>
              <w:divBdr>
                <w:top w:val="none" w:sz="0" w:space="0" w:color="auto"/>
                <w:left w:val="none" w:sz="0" w:space="0" w:color="auto"/>
                <w:bottom w:val="none" w:sz="0" w:space="0" w:color="auto"/>
                <w:right w:val="none" w:sz="0" w:space="0" w:color="auto"/>
              </w:divBdr>
            </w:div>
            <w:div w:id="860968641">
              <w:marLeft w:val="0"/>
              <w:marRight w:val="0"/>
              <w:marTop w:val="0"/>
              <w:marBottom w:val="0"/>
              <w:divBdr>
                <w:top w:val="none" w:sz="0" w:space="0" w:color="auto"/>
                <w:left w:val="none" w:sz="0" w:space="0" w:color="auto"/>
                <w:bottom w:val="none" w:sz="0" w:space="0" w:color="auto"/>
                <w:right w:val="none" w:sz="0" w:space="0" w:color="auto"/>
              </w:divBdr>
            </w:div>
            <w:div w:id="1070539017">
              <w:marLeft w:val="0"/>
              <w:marRight w:val="0"/>
              <w:marTop w:val="0"/>
              <w:marBottom w:val="0"/>
              <w:divBdr>
                <w:top w:val="none" w:sz="0" w:space="0" w:color="auto"/>
                <w:left w:val="none" w:sz="0" w:space="0" w:color="auto"/>
                <w:bottom w:val="none" w:sz="0" w:space="0" w:color="auto"/>
                <w:right w:val="none" w:sz="0" w:space="0" w:color="auto"/>
              </w:divBdr>
            </w:div>
            <w:div w:id="2053917648">
              <w:marLeft w:val="0"/>
              <w:marRight w:val="0"/>
              <w:marTop w:val="0"/>
              <w:marBottom w:val="0"/>
              <w:divBdr>
                <w:top w:val="none" w:sz="0" w:space="0" w:color="auto"/>
                <w:left w:val="none" w:sz="0" w:space="0" w:color="auto"/>
                <w:bottom w:val="none" w:sz="0" w:space="0" w:color="auto"/>
                <w:right w:val="none" w:sz="0" w:space="0" w:color="auto"/>
              </w:divBdr>
            </w:div>
            <w:div w:id="274675866">
              <w:marLeft w:val="0"/>
              <w:marRight w:val="0"/>
              <w:marTop w:val="0"/>
              <w:marBottom w:val="0"/>
              <w:divBdr>
                <w:top w:val="none" w:sz="0" w:space="0" w:color="auto"/>
                <w:left w:val="none" w:sz="0" w:space="0" w:color="auto"/>
                <w:bottom w:val="none" w:sz="0" w:space="0" w:color="auto"/>
                <w:right w:val="none" w:sz="0" w:space="0" w:color="auto"/>
              </w:divBdr>
            </w:div>
            <w:div w:id="1914196726">
              <w:marLeft w:val="0"/>
              <w:marRight w:val="0"/>
              <w:marTop w:val="0"/>
              <w:marBottom w:val="0"/>
              <w:divBdr>
                <w:top w:val="none" w:sz="0" w:space="0" w:color="auto"/>
                <w:left w:val="none" w:sz="0" w:space="0" w:color="auto"/>
                <w:bottom w:val="none" w:sz="0" w:space="0" w:color="auto"/>
                <w:right w:val="none" w:sz="0" w:space="0" w:color="auto"/>
              </w:divBdr>
            </w:div>
            <w:div w:id="966735667">
              <w:marLeft w:val="0"/>
              <w:marRight w:val="0"/>
              <w:marTop w:val="0"/>
              <w:marBottom w:val="0"/>
              <w:divBdr>
                <w:top w:val="none" w:sz="0" w:space="0" w:color="auto"/>
                <w:left w:val="none" w:sz="0" w:space="0" w:color="auto"/>
                <w:bottom w:val="none" w:sz="0" w:space="0" w:color="auto"/>
                <w:right w:val="none" w:sz="0" w:space="0" w:color="auto"/>
              </w:divBdr>
            </w:div>
            <w:div w:id="1099913270">
              <w:marLeft w:val="0"/>
              <w:marRight w:val="0"/>
              <w:marTop w:val="0"/>
              <w:marBottom w:val="0"/>
              <w:divBdr>
                <w:top w:val="none" w:sz="0" w:space="0" w:color="auto"/>
                <w:left w:val="none" w:sz="0" w:space="0" w:color="auto"/>
                <w:bottom w:val="none" w:sz="0" w:space="0" w:color="auto"/>
                <w:right w:val="none" w:sz="0" w:space="0" w:color="auto"/>
              </w:divBdr>
            </w:div>
            <w:div w:id="876819472">
              <w:marLeft w:val="0"/>
              <w:marRight w:val="0"/>
              <w:marTop w:val="0"/>
              <w:marBottom w:val="0"/>
              <w:divBdr>
                <w:top w:val="none" w:sz="0" w:space="0" w:color="auto"/>
                <w:left w:val="none" w:sz="0" w:space="0" w:color="auto"/>
                <w:bottom w:val="none" w:sz="0" w:space="0" w:color="auto"/>
                <w:right w:val="none" w:sz="0" w:space="0" w:color="auto"/>
              </w:divBdr>
            </w:div>
            <w:div w:id="1466001509">
              <w:marLeft w:val="0"/>
              <w:marRight w:val="0"/>
              <w:marTop w:val="0"/>
              <w:marBottom w:val="0"/>
              <w:divBdr>
                <w:top w:val="none" w:sz="0" w:space="0" w:color="auto"/>
                <w:left w:val="none" w:sz="0" w:space="0" w:color="auto"/>
                <w:bottom w:val="none" w:sz="0" w:space="0" w:color="auto"/>
                <w:right w:val="none" w:sz="0" w:space="0" w:color="auto"/>
              </w:divBdr>
            </w:div>
            <w:div w:id="514156989">
              <w:marLeft w:val="0"/>
              <w:marRight w:val="0"/>
              <w:marTop w:val="0"/>
              <w:marBottom w:val="0"/>
              <w:divBdr>
                <w:top w:val="none" w:sz="0" w:space="0" w:color="auto"/>
                <w:left w:val="none" w:sz="0" w:space="0" w:color="auto"/>
                <w:bottom w:val="none" w:sz="0" w:space="0" w:color="auto"/>
                <w:right w:val="none" w:sz="0" w:space="0" w:color="auto"/>
              </w:divBdr>
            </w:div>
            <w:div w:id="822038687">
              <w:marLeft w:val="0"/>
              <w:marRight w:val="0"/>
              <w:marTop w:val="0"/>
              <w:marBottom w:val="0"/>
              <w:divBdr>
                <w:top w:val="none" w:sz="0" w:space="0" w:color="auto"/>
                <w:left w:val="none" w:sz="0" w:space="0" w:color="auto"/>
                <w:bottom w:val="none" w:sz="0" w:space="0" w:color="auto"/>
                <w:right w:val="none" w:sz="0" w:space="0" w:color="auto"/>
              </w:divBdr>
            </w:div>
            <w:div w:id="333537906">
              <w:marLeft w:val="0"/>
              <w:marRight w:val="0"/>
              <w:marTop w:val="0"/>
              <w:marBottom w:val="0"/>
              <w:divBdr>
                <w:top w:val="none" w:sz="0" w:space="0" w:color="auto"/>
                <w:left w:val="none" w:sz="0" w:space="0" w:color="auto"/>
                <w:bottom w:val="none" w:sz="0" w:space="0" w:color="auto"/>
                <w:right w:val="none" w:sz="0" w:space="0" w:color="auto"/>
              </w:divBdr>
            </w:div>
            <w:div w:id="1565216905">
              <w:marLeft w:val="0"/>
              <w:marRight w:val="0"/>
              <w:marTop w:val="0"/>
              <w:marBottom w:val="0"/>
              <w:divBdr>
                <w:top w:val="none" w:sz="0" w:space="0" w:color="auto"/>
                <w:left w:val="none" w:sz="0" w:space="0" w:color="auto"/>
                <w:bottom w:val="none" w:sz="0" w:space="0" w:color="auto"/>
                <w:right w:val="none" w:sz="0" w:space="0" w:color="auto"/>
              </w:divBdr>
            </w:div>
            <w:div w:id="814102500">
              <w:marLeft w:val="0"/>
              <w:marRight w:val="0"/>
              <w:marTop w:val="0"/>
              <w:marBottom w:val="0"/>
              <w:divBdr>
                <w:top w:val="none" w:sz="0" w:space="0" w:color="auto"/>
                <w:left w:val="none" w:sz="0" w:space="0" w:color="auto"/>
                <w:bottom w:val="none" w:sz="0" w:space="0" w:color="auto"/>
                <w:right w:val="none" w:sz="0" w:space="0" w:color="auto"/>
              </w:divBdr>
            </w:div>
            <w:div w:id="1031296781">
              <w:marLeft w:val="0"/>
              <w:marRight w:val="0"/>
              <w:marTop w:val="0"/>
              <w:marBottom w:val="0"/>
              <w:divBdr>
                <w:top w:val="none" w:sz="0" w:space="0" w:color="auto"/>
                <w:left w:val="none" w:sz="0" w:space="0" w:color="auto"/>
                <w:bottom w:val="none" w:sz="0" w:space="0" w:color="auto"/>
                <w:right w:val="none" w:sz="0" w:space="0" w:color="auto"/>
              </w:divBdr>
            </w:div>
            <w:div w:id="1072509782">
              <w:marLeft w:val="0"/>
              <w:marRight w:val="0"/>
              <w:marTop w:val="0"/>
              <w:marBottom w:val="0"/>
              <w:divBdr>
                <w:top w:val="none" w:sz="0" w:space="0" w:color="auto"/>
                <w:left w:val="none" w:sz="0" w:space="0" w:color="auto"/>
                <w:bottom w:val="none" w:sz="0" w:space="0" w:color="auto"/>
                <w:right w:val="none" w:sz="0" w:space="0" w:color="auto"/>
              </w:divBdr>
            </w:div>
            <w:div w:id="1866599276">
              <w:marLeft w:val="0"/>
              <w:marRight w:val="0"/>
              <w:marTop w:val="0"/>
              <w:marBottom w:val="0"/>
              <w:divBdr>
                <w:top w:val="none" w:sz="0" w:space="0" w:color="auto"/>
                <w:left w:val="none" w:sz="0" w:space="0" w:color="auto"/>
                <w:bottom w:val="none" w:sz="0" w:space="0" w:color="auto"/>
                <w:right w:val="none" w:sz="0" w:space="0" w:color="auto"/>
              </w:divBdr>
            </w:div>
            <w:div w:id="663356855">
              <w:marLeft w:val="0"/>
              <w:marRight w:val="0"/>
              <w:marTop w:val="0"/>
              <w:marBottom w:val="0"/>
              <w:divBdr>
                <w:top w:val="none" w:sz="0" w:space="0" w:color="auto"/>
                <w:left w:val="none" w:sz="0" w:space="0" w:color="auto"/>
                <w:bottom w:val="none" w:sz="0" w:space="0" w:color="auto"/>
                <w:right w:val="none" w:sz="0" w:space="0" w:color="auto"/>
              </w:divBdr>
            </w:div>
            <w:div w:id="968973563">
              <w:marLeft w:val="0"/>
              <w:marRight w:val="0"/>
              <w:marTop w:val="0"/>
              <w:marBottom w:val="0"/>
              <w:divBdr>
                <w:top w:val="none" w:sz="0" w:space="0" w:color="auto"/>
                <w:left w:val="none" w:sz="0" w:space="0" w:color="auto"/>
                <w:bottom w:val="none" w:sz="0" w:space="0" w:color="auto"/>
                <w:right w:val="none" w:sz="0" w:space="0" w:color="auto"/>
              </w:divBdr>
            </w:div>
            <w:div w:id="931931477">
              <w:marLeft w:val="0"/>
              <w:marRight w:val="0"/>
              <w:marTop w:val="0"/>
              <w:marBottom w:val="0"/>
              <w:divBdr>
                <w:top w:val="none" w:sz="0" w:space="0" w:color="auto"/>
                <w:left w:val="none" w:sz="0" w:space="0" w:color="auto"/>
                <w:bottom w:val="none" w:sz="0" w:space="0" w:color="auto"/>
                <w:right w:val="none" w:sz="0" w:space="0" w:color="auto"/>
              </w:divBdr>
            </w:div>
            <w:div w:id="820195026">
              <w:marLeft w:val="0"/>
              <w:marRight w:val="0"/>
              <w:marTop w:val="0"/>
              <w:marBottom w:val="0"/>
              <w:divBdr>
                <w:top w:val="none" w:sz="0" w:space="0" w:color="auto"/>
                <w:left w:val="none" w:sz="0" w:space="0" w:color="auto"/>
                <w:bottom w:val="none" w:sz="0" w:space="0" w:color="auto"/>
                <w:right w:val="none" w:sz="0" w:space="0" w:color="auto"/>
              </w:divBdr>
            </w:div>
            <w:div w:id="880092743">
              <w:marLeft w:val="0"/>
              <w:marRight w:val="0"/>
              <w:marTop w:val="0"/>
              <w:marBottom w:val="0"/>
              <w:divBdr>
                <w:top w:val="none" w:sz="0" w:space="0" w:color="auto"/>
                <w:left w:val="none" w:sz="0" w:space="0" w:color="auto"/>
                <w:bottom w:val="none" w:sz="0" w:space="0" w:color="auto"/>
                <w:right w:val="none" w:sz="0" w:space="0" w:color="auto"/>
              </w:divBdr>
            </w:div>
            <w:div w:id="152113369">
              <w:marLeft w:val="0"/>
              <w:marRight w:val="0"/>
              <w:marTop w:val="0"/>
              <w:marBottom w:val="0"/>
              <w:divBdr>
                <w:top w:val="none" w:sz="0" w:space="0" w:color="auto"/>
                <w:left w:val="none" w:sz="0" w:space="0" w:color="auto"/>
                <w:bottom w:val="none" w:sz="0" w:space="0" w:color="auto"/>
                <w:right w:val="none" w:sz="0" w:space="0" w:color="auto"/>
              </w:divBdr>
            </w:div>
            <w:div w:id="1396128848">
              <w:marLeft w:val="0"/>
              <w:marRight w:val="0"/>
              <w:marTop w:val="0"/>
              <w:marBottom w:val="0"/>
              <w:divBdr>
                <w:top w:val="none" w:sz="0" w:space="0" w:color="auto"/>
                <w:left w:val="none" w:sz="0" w:space="0" w:color="auto"/>
                <w:bottom w:val="none" w:sz="0" w:space="0" w:color="auto"/>
                <w:right w:val="none" w:sz="0" w:space="0" w:color="auto"/>
              </w:divBdr>
            </w:div>
            <w:div w:id="1666938569">
              <w:marLeft w:val="0"/>
              <w:marRight w:val="0"/>
              <w:marTop w:val="0"/>
              <w:marBottom w:val="0"/>
              <w:divBdr>
                <w:top w:val="none" w:sz="0" w:space="0" w:color="auto"/>
                <w:left w:val="none" w:sz="0" w:space="0" w:color="auto"/>
                <w:bottom w:val="none" w:sz="0" w:space="0" w:color="auto"/>
                <w:right w:val="none" w:sz="0" w:space="0" w:color="auto"/>
              </w:divBdr>
            </w:div>
            <w:div w:id="565452954">
              <w:marLeft w:val="0"/>
              <w:marRight w:val="0"/>
              <w:marTop w:val="0"/>
              <w:marBottom w:val="0"/>
              <w:divBdr>
                <w:top w:val="none" w:sz="0" w:space="0" w:color="auto"/>
                <w:left w:val="none" w:sz="0" w:space="0" w:color="auto"/>
                <w:bottom w:val="none" w:sz="0" w:space="0" w:color="auto"/>
                <w:right w:val="none" w:sz="0" w:space="0" w:color="auto"/>
              </w:divBdr>
            </w:div>
            <w:div w:id="1406798896">
              <w:marLeft w:val="0"/>
              <w:marRight w:val="0"/>
              <w:marTop w:val="0"/>
              <w:marBottom w:val="0"/>
              <w:divBdr>
                <w:top w:val="none" w:sz="0" w:space="0" w:color="auto"/>
                <w:left w:val="none" w:sz="0" w:space="0" w:color="auto"/>
                <w:bottom w:val="none" w:sz="0" w:space="0" w:color="auto"/>
                <w:right w:val="none" w:sz="0" w:space="0" w:color="auto"/>
              </w:divBdr>
            </w:div>
            <w:div w:id="314800626">
              <w:marLeft w:val="0"/>
              <w:marRight w:val="0"/>
              <w:marTop w:val="0"/>
              <w:marBottom w:val="0"/>
              <w:divBdr>
                <w:top w:val="none" w:sz="0" w:space="0" w:color="auto"/>
                <w:left w:val="none" w:sz="0" w:space="0" w:color="auto"/>
                <w:bottom w:val="none" w:sz="0" w:space="0" w:color="auto"/>
                <w:right w:val="none" w:sz="0" w:space="0" w:color="auto"/>
              </w:divBdr>
            </w:div>
            <w:div w:id="1866559538">
              <w:marLeft w:val="0"/>
              <w:marRight w:val="0"/>
              <w:marTop w:val="0"/>
              <w:marBottom w:val="0"/>
              <w:divBdr>
                <w:top w:val="none" w:sz="0" w:space="0" w:color="auto"/>
                <w:left w:val="none" w:sz="0" w:space="0" w:color="auto"/>
                <w:bottom w:val="none" w:sz="0" w:space="0" w:color="auto"/>
                <w:right w:val="none" w:sz="0" w:space="0" w:color="auto"/>
              </w:divBdr>
            </w:div>
            <w:div w:id="1776514474">
              <w:marLeft w:val="0"/>
              <w:marRight w:val="0"/>
              <w:marTop w:val="0"/>
              <w:marBottom w:val="0"/>
              <w:divBdr>
                <w:top w:val="none" w:sz="0" w:space="0" w:color="auto"/>
                <w:left w:val="none" w:sz="0" w:space="0" w:color="auto"/>
                <w:bottom w:val="none" w:sz="0" w:space="0" w:color="auto"/>
                <w:right w:val="none" w:sz="0" w:space="0" w:color="auto"/>
              </w:divBdr>
            </w:div>
            <w:div w:id="801580443">
              <w:marLeft w:val="0"/>
              <w:marRight w:val="0"/>
              <w:marTop w:val="0"/>
              <w:marBottom w:val="0"/>
              <w:divBdr>
                <w:top w:val="none" w:sz="0" w:space="0" w:color="auto"/>
                <w:left w:val="none" w:sz="0" w:space="0" w:color="auto"/>
                <w:bottom w:val="none" w:sz="0" w:space="0" w:color="auto"/>
                <w:right w:val="none" w:sz="0" w:space="0" w:color="auto"/>
              </w:divBdr>
            </w:div>
            <w:div w:id="1273787622">
              <w:marLeft w:val="0"/>
              <w:marRight w:val="0"/>
              <w:marTop w:val="0"/>
              <w:marBottom w:val="0"/>
              <w:divBdr>
                <w:top w:val="none" w:sz="0" w:space="0" w:color="auto"/>
                <w:left w:val="none" w:sz="0" w:space="0" w:color="auto"/>
                <w:bottom w:val="none" w:sz="0" w:space="0" w:color="auto"/>
                <w:right w:val="none" w:sz="0" w:space="0" w:color="auto"/>
              </w:divBdr>
            </w:div>
            <w:div w:id="1026104715">
              <w:marLeft w:val="0"/>
              <w:marRight w:val="0"/>
              <w:marTop w:val="0"/>
              <w:marBottom w:val="0"/>
              <w:divBdr>
                <w:top w:val="none" w:sz="0" w:space="0" w:color="auto"/>
                <w:left w:val="none" w:sz="0" w:space="0" w:color="auto"/>
                <w:bottom w:val="none" w:sz="0" w:space="0" w:color="auto"/>
                <w:right w:val="none" w:sz="0" w:space="0" w:color="auto"/>
              </w:divBdr>
            </w:div>
            <w:div w:id="1958871481">
              <w:marLeft w:val="0"/>
              <w:marRight w:val="0"/>
              <w:marTop w:val="0"/>
              <w:marBottom w:val="0"/>
              <w:divBdr>
                <w:top w:val="none" w:sz="0" w:space="0" w:color="auto"/>
                <w:left w:val="none" w:sz="0" w:space="0" w:color="auto"/>
                <w:bottom w:val="none" w:sz="0" w:space="0" w:color="auto"/>
                <w:right w:val="none" w:sz="0" w:space="0" w:color="auto"/>
              </w:divBdr>
            </w:div>
            <w:div w:id="366293419">
              <w:marLeft w:val="0"/>
              <w:marRight w:val="0"/>
              <w:marTop w:val="0"/>
              <w:marBottom w:val="0"/>
              <w:divBdr>
                <w:top w:val="none" w:sz="0" w:space="0" w:color="auto"/>
                <w:left w:val="none" w:sz="0" w:space="0" w:color="auto"/>
                <w:bottom w:val="none" w:sz="0" w:space="0" w:color="auto"/>
                <w:right w:val="none" w:sz="0" w:space="0" w:color="auto"/>
              </w:divBdr>
            </w:div>
            <w:div w:id="2037000337">
              <w:marLeft w:val="0"/>
              <w:marRight w:val="0"/>
              <w:marTop w:val="0"/>
              <w:marBottom w:val="0"/>
              <w:divBdr>
                <w:top w:val="none" w:sz="0" w:space="0" w:color="auto"/>
                <w:left w:val="none" w:sz="0" w:space="0" w:color="auto"/>
                <w:bottom w:val="none" w:sz="0" w:space="0" w:color="auto"/>
                <w:right w:val="none" w:sz="0" w:space="0" w:color="auto"/>
              </w:divBdr>
            </w:div>
            <w:div w:id="1326787019">
              <w:marLeft w:val="0"/>
              <w:marRight w:val="0"/>
              <w:marTop w:val="0"/>
              <w:marBottom w:val="0"/>
              <w:divBdr>
                <w:top w:val="none" w:sz="0" w:space="0" w:color="auto"/>
                <w:left w:val="none" w:sz="0" w:space="0" w:color="auto"/>
                <w:bottom w:val="none" w:sz="0" w:space="0" w:color="auto"/>
                <w:right w:val="none" w:sz="0" w:space="0" w:color="auto"/>
              </w:divBdr>
            </w:div>
            <w:div w:id="1927373174">
              <w:marLeft w:val="0"/>
              <w:marRight w:val="0"/>
              <w:marTop w:val="0"/>
              <w:marBottom w:val="0"/>
              <w:divBdr>
                <w:top w:val="none" w:sz="0" w:space="0" w:color="auto"/>
                <w:left w:val="none" w:sz="0" w:space="0" w:color="auto"/>
                <w:bottom w:val="none" w:sz="0" w:space="0" w:color="auto"/>
                <w:right w:val="none" w:sz="0" w:space="0" w:color="auto"/>
              </w:divBdr>
            </w:div>
            <w:div w:id="588075362">
              <w:marLeft w:val="0"/>
              <w:marRight w:val="0"/>
              <w:marTop w:val="0"/>
              <w:marBottom w:val="0"/>
              <w:divBdr>
                <w:top w:val="none" w:sz="0" w:space="0" w:color="auto"/>
                <w:left w:val="none" w:sz="0" w:space="0" w:color="auto"/>
                <w:bottom w:val="none" w:sz="0" w:space="0" w:color="auto"/>
                <w:right w:val="none" w:sz="0" w:space="0" w:color="auto"/>
              </w:divBdr>
            </w:div>
            <w:div w:id="886844104">
              <w:marLeft w:val="0"/>
              <w:marRight w:val="0"/>
              <w:marTop w:val="0"/>
              <w:marBottom w:val="0"/>
              <w:divBdr>
                <w:top w:val="none" w:sz="0" w:space="0" w:color="auto"/>
                <w:left w:val="none" w:sz="0" w:space="0" w:color="auto"/>
                <w:bottom w:val="none" w:sz="0" w:space="0" w:color="auto"/>
                <w:right w:val="none" w:sz="0" w:space="0" w:color="auto"/>
              </w:divBdr>
            </w:div>
            <w:div w:id="1192456110">
              <w:marLeft w:val="0"/>
              <w:marRight w:val="0"/>
              <w:marTop w:val="0"/>
              <w:marBottom w:val="0"/>
              <w:divBdr>
                <w:top w:val="none" w:sz="0" w:space="0" w:color="auto"/>
                <w:left w:val="none" w:sz="0" w:space="0" w:color="auto"/>
                <w:bottom w:val="none" w:sz="0" w:space="0" w:color="auto"/>
                <w:right w:val="none" w:sz="0" w:space="0" w:color="auto"/>
              </w:divBdr>
            </w:div>
            <w:div w:id="20590539">
              <w:marLeft w:val="0"/>
              <w:marRight w:val="0"/>
              <w:marTop w:val="0"/>
              <w:marBottom w:val="0"/>
              <w:divBdr>
                <w:top w:val="none" w:sz="0" w:space="0" w:color="auto"/>
                <w:left w:val="none" w:sz="0" w:space="0" w:color="auto"/>
                <w:bottom w:val="none" w:sz="0" w:space="0" w:color="auto"/>
                <w:right w:val="none" w:sz="0" w:space="0" w:color="auto"/>
              </w:divBdr>
            </w:div>
            <w:div w:id="173422007">
              <w:marLeft w:val="0"/>
              <w:marRight w:val="0"/>
              <w:marTop w:val="0"/>
              <w:marBottom w:val="0"/>
              <w:divBdr>
                <w:top w:val="none" w:sz="0" w:space="0" w:color="auto"/>
                <w:left w:val="none" w:sz="0" w:space="0" w:color="auto"/>
                <w:bottom w:val="none" w:sz="0" w:space="0" w:color="auto"/>
                <w:right w:val="none" w:sz="0" w:space="0" w:color="auto"/>
              </w:divBdr>
            </w:div>
            <w:div w:id="1254439645">
              <w:marLeft w:val="0"/>
              <w:marRight w:val="0"/>
              <w:marTop w:val="0"/>
              <w:marBottom w:val="0"/>
              <w:divBdr>
                <w:top w:val="none" w:sz="0" w:space="0" w:color="auto"/>
                <w:left w:val="none" w:sz="0" w:space="0" w:color="auto"/>
                <w:bottom w:val="none" w:sz="0" w:space="0" w:color="auto"/>
                <w:right w:val="none" w:sz="0" w:space="0" w:color="auto"/>
              </w:divBdr>
            </w:div>
            <w:div w:id="1118649405">
              <w:marLeft w:val="0"/>
              <w:marRight w:val="0"/>
              <w:marTop w:val="0"/>
              <w:marBottom w:val="0"/>
              <w:divBdr>
                <w:top w:val="none" w:sz="0" w:space="0" w:color="auto"/>
                <w:left w:val="none" w:sz="0" w:space="0" w:color="auto"/>
                <w:bottom w:val="none" w:sz="0" w:space="0" w:color="auto"/>
                <w:right w:val="none" w:sz="0" w:space="0" w:color="auto"/>
              </w:divBdr>
            </w:div>
            <w:div w:id="39936988">
              <w:marLeft w:val="0"/>
              <w:marRight w:val="0"/>
              <w:marTop w:val="0"/>
              <w:marBottom w:val="0"/>
              <w:divBdr>
                <w:top w:val="none" w:sz="0" w:space="0" w:color="auto"/>
                <w:left w:val="none" w:sz="0" w:space="0" w:color="auto"/>
                <w:bottom w:val="none" w:sz="0" w:space="0" w:color="auto"/>
                <w:right w:val="none" w:sz="0" w:space="0" w:color="auto"/>
              </w:divBdr>
            </w:div>
            <w:div w:id="62872314">
              <w:marLeft w:val="0"/>
              <w:marRight w:val="0"/>
              <w:marTop w:val="0"/>
              <w:marBottom w:val="0"/>
              <w:divBdr>
                <w:top w:val="none" w:sz="0" w:space="0" w:color="auto"/>
                <w:left w:val="none" w:sz="0" w:space="0" w:color="auto"/>
                <w:bottom w:val="none" w:sz="0" w:space="0" w:color="auto"/>
                <w:right w:val="none" w:sz="0" w:space="0" w:color="auto"/>
              </w:divBdr>
            </w:div>
            <w:div w:id="1306010562">
              <w:marLeft w:val="0"/>
              <w:marRight w:val="0"/>
              <w:marTop w:val="0"/>
              <w:marBottom w:val="0"/>
              <w:divBdr>
                <w:top w:val="none" w:sz="0" w:space="0" w:color="auto"/>
                <w:left w:val="none" w:sz="0" w:space="0" w:color="auto"/>
                <w:bottom w:val="none" w:sz="0" w:space="0" w:color="auto"/>
                <w:right w:val="none" w:sz="0" w:space="0" w:color="auto"/>
              </w:divBdr>
            </w:div>
            <w:div w:id="1401171641">
              <w:marLeft w:val="0"/>
              <w:marRight w:val="0"/>
              <w:marTop w:val="0"/>
              <w:marBottom w:val="0"/>
              <w:divBdr>
                <w:top w:val="none" w:sz="0" w:space="0" w:color="auto"/>
                <w:left w:val="none" w:sz="0" w:space="0" w:color="auto"/>
                <w:bottom w:val="none" w:sz="0" w:space="0" w:color="auto"/>
                <w:right w:val="none" w:sz="0" w:space="0" w:color="auto"/>
              </w:divBdr>
            </w:div>
            <w:div w:id="201330964">
              <w:marLeft w:val="0"/>
              <w:marRight w:val="0"/>
              <w:marTop w:val="0"/>
              <w:marBottom w:val="0"/>
              <w:divBdr>
                <w:top w:val="none" w:sz="0" w:space="0" w:color="auto"/>
                <w:left w:val="none" w:sz="0" w:space="0" w:color="auto"/>
                <w:bottom w:val="none" w:sz="0" w:space="0" w:color="auto"/>
                <w:right w:val="none" w:sz="0" w:space="0" w:color="auto"/>
              </w:divBdr>
            </w:div>
            <w:div w:id="1050378168">
              <w:marLeft w:val="0"/>
              <w:marRight w:val="0"/>
              <w:marTop w:val="0"/>
              <w:marBottom w:val="0"/>
              <w:divBdr>
                <w:top w:val="none" w:sz="0" w:space="0" w:color="auto"/>
                <w:left w:val="none" w:sz="0" w:space="0" w:color="auto"/>
                <w:bottom w:val="none" w:sz="0" w:space="0" w:color="auto"/>
                <w:right w:val="none" w:sz="0" w:space="0" w:color="auto"/>
              </w:divBdr>
            </w:div>
            <w:div w:id="1885829382">
              <w:marLeft w:val="0"/>
              <w:marRight w:val="0"/>
              <w:marTop w:val="0"/>
              <w:marBottom w:val="0"/>
              <w:divBdr>
                <w:top w:val="none" w:sz="0" w:space="0" w:color="auto"/>
                <w:left w:val="none" w:sz="0" w:space="0" w:color="auto"/>
                <w:bottom w:val="none" w:sz="0" w:space="0" w:color="auto"/>
                <w:right w:val="none" w:sz="0" w:space="0" w:color="auto"/>
              </w:divBdr>
            </w:div>
            <w:div w:id="187305684">
              <w:marLeft w:val="0"/>
              <w:marRight w:val="0"/>
              <w:marTop w:val="0"/>
              <w:marBottom w:val="0"/>
              <w:divBdr>
                <w:top w:val="none" w:sz="0" w:space="0" w:color="auto"/>
                <w:left w:val="none" w:sz="0" w:space="0" w:color="auto"/>
                <w:bottom w:val="none" w:sz="0" w:space="0" w:color="auto"/>
                <w:right w:val="none" w:sz="0" w:space="0" w:color="auto"/>
              </w:divBdr>
            </w:div>
            <w:div w:id="1424954933">
              <w:marLeft w:val="0"/>
              <w:marRight w:val="0"/>
              <w:marTop w:val="0"/>
              <w:marBottom w:val="0"/>
              <w:divBdr>
                <w:top w:val="none" w:sz="0" w:space="0" w:color="auto"/>
                <w:left w:val="none" w:sz="0" w:space="0" w:color="auto"/>
                <w:bottom w:val="none" w:sz="0" w:space="0" w:color="auto"/>
                <w:right w:val="none" w:sz="0" w:space="0" w:color="auto"/>
              </w:divBdr>
            </w:div>
            <w:div w:id="112098367">
              <w:marLeft w:val="0"/>
              <w:marRight w:val="0"/>
              <w:marTop w:val="0"/>
              <w:marBottom w:val="0"/>
              <w:divBdr>
                <w:top w:val="none" w:sz="0" w:space="0" w:color="auto"/>
                <w:left w:val="none" w:sz="0" w:space="0" w:color="auto"/>
                <w:bottom w:val="none" w:sz="0" w:space="0" w:color="auto"/>
                <w:right w:val="none" w:sz="0" w:space="0" w:color="auto"/>
              </w:divBdr>
            </w:div>
            <w:div w:id="898709138">
              <w:marLeft w:val="0"/>
              <w:marRight w:val="0"/>
              <w:marTop w:val="0"/>
              <w:marBottom w:val="0"/>
              <w:divBdr>
                <w:top w:val="none" w:sz="0" w:space="0" w:color="auto"/>
                <w:left w:val="none" w:sz="0" w:space="0" w:color="auto"/>
                <w:bottom w:val="none" w:sz="0" w:space="0" w:color="auto"/>
                <w:right w:val="none" w:sz="0" w:space="0" w:color="auto"/>
              </w:divBdr>
            </w:div>
            <w:div w:id="522207139">
              <w:marLeft w:val="0"/>
              <w:marRight w:val="0"/>
              <w:marTop w:val="0"/>
              <w:marBottom w:val="0"/>
              <w:divBdr>
                <w:top w:val="none" w:sz="0" w:space="0" w:color="auto"/>
                <w:left w:val="none" w:sz="0" w:space="0" w:color="auto"/>
                <w:bottom w:val="none" w:sz="0" w:space="0" w:color="auto"/>
                <w:right w:val="none" w:sz="0" w:space="0" w:color="auto"/>
              </w:divBdr>
            </w:div>
            <w:div w:id="1762142550">
              <w:marLeft w:val="0"/>
              <w:marRight w:val="0"/>
              <w:marTop w:val="0"/>
              <w:marBottom w:val="0"/>
              <w:divBdr>
                <w:top w:val="none" w:sz="0" w:space="0" w:color="auto"/>
                <w:left w:val="none" w:sz="0" w:space="0" w:color="auto"/>
                <w:bottom w:val="none" w:sz="0" w:space="0" w:color="auto"/>
                <w:right w:val="none" w:sz="0" w:space="0" w:color="auto"/>
              </w:divBdr>
            </w:div>
            <w:div w:id="1865708117">
              <w:marLeft w:val="0"/>
              <w:marRight w:val="0"/>
              <w:marTop w:val="0"/>
              <w:marBottom w:val="0"/>
              <w:divBdr>
                <w:top w:val="none" w:sz="0" w:space="0" w:color="auto"/>
                <w:left w:val="none" w:sz="0" w:space="0" w:color="auto"/>
                <w:bottom w:val="none" w:sz="0" w:space="0" w:color="auto"/>
                <w:right w:val="none" w:sz="0" w:space="0" w:color="auto"/>
              </w:divBdr>
            </w:div>
            <w:div w:id="1167938719">
              <w:marLeft w:val="0"/>
              <w:marRight w:val="0"/>
              <w:marTop w:val="0"/>
              <w:marBottom w:val="0"/>
              <w:divBdr>
                <w:top w:val="none" w:sz="0" w:space="0" w:color="auto"/>
                <w:left w:val="none" w:sz="0" w:space="0" w:color="auto"/>
                <w:bottom w:val="none" w:sz="0" w:space="0" w:color="auto"/>
                <w:right w:val="none" w:sz="0" w:space="0" w:color="auto"/>
              </w:divBdr>
            </w:div>
            <w:div w:id="1759400818">
              <w:marLeft w:val="0"/>
              <w:marRight w:val="0"/>
              <w:marTop w:val="0"/>
              <w:marBottom w:val="0"/>
              <w:divBdr>
                <w:top w:val="none" w:sz="0" w:space="0" w:color="auto"/>
                <w:left w:val="none" w:sz="0" w:space="0" w:color="auto"/>
                <w:bottom w:val="none" w:sz="0" w:space="0" w:color="auto"/>
                <w:right w:val="none" w:sz="0" w:space="0" w:color="auto"/>
              </w:divBdr>
            </w:div>
            <w:div w:id="1727215995">
              <w:marLeft w:val="0"/>
              <w:marRight w:val="0"/>
              <w:marTop w:val="0"/>
              <w:marBottom w:val="0"/>
              <w:divBdr>
                <w:top w:val="none" w:sz="0" w:space="0" w:color="auto"/>
                <w:left w:val="none" w:sz="0" w:space="0" w:color="auto"/>
                <w:bottom w:val="none" w:sz="0" w:space="0" w:color="auto"/>
                <w:right w:val="none" w:sz="0" w:space="0" w:color="auto"/>
              </w:divBdr>
            </w:div>
            <w:div w:id="1165703169">
              <w:marLeft w:val="0"/>
              <w:marRight w:val="0"/>
              <w:marTop w:val="0"/>
              <w:marBottom w:val="0"/>
              <w:divBdr>
                <w:top w:val="none" w:sz="0" w:space="0" w:color="auto"/>
                <w:left w:val="none" w:sz="0" w:space="0" w:color="auto"/>
                <w:bottom w:val="none" w:sz="0" w:space="0" w:color="auto"/>
                <w:right w:val="none" w:sz="0" w:space="0" w:color="auto"/>
              </w:divBdr>
            </w:div>
            <w:div w:id="668991700">
              <w:marLeft w:val="0"/>
              <w:marRight w:val="0"/>
              <w:marTop w:val="0"/>
              <w:marBottom w:val="0"/>
              <w:divBdr>
                <w:top w:val="none" w:sz="0" w:space="0" w:color="auto"/>
                <w:left w:val="none" w:sz="0" w:space="0" w:color="auto"/>
                <w:bottom w:val="none" w:sz="0" w:space="0" w:color="auto"/>
                <w:right w:val="none" w:sz="0" w:space="0" w:color="auto"/>
              </w:divBdr>
            </w:div>
            <w:div w:id="1444688144">
              <w:marLeft w:val="0"/>
              <w:marRight w:val="0"/>
              <w:marTop w:val="0"/>
              <w:marBottom w:val="0"/>
              <w:divBdr>
                <w:top w:val="none" w:sz="0" w:space="0" w:color="auto"/>
                <w:left w:val="none" w:sz="0" w:space="0" w:color="auto"/>
                <w:bottom w:val="none" w:sz="0" w:space="0" w:color="auto"/>
                <w:right w:val="none" w:sz="0" w:space="0" w:color="auto"/>
              </w:divBdr>
            </w:div>
            <w:div w:id="1208176936">
              <w:marLeft w:val="0"/>
              <w:marRight w:val="0"/>
              <w:marTop w:val="0"/>
              <w:marBottom w:val="0"/>
              <w:divBdr>
                <w:top w:val="none" w:sz="0" w:space="0" w:color="auto"/>
                <w:left w:val="none" w:sz="0" w:space="0" w:color="auto"/>
                <w:bottom w:val="none" w:sz="0" w:space="0" w:color="auto"/>
                <w:right w:val="none" w:sz="0" w:space="0" w:color="auto"/>
              </w:divBdr>
            </w:div>
            <w:div w:id="70779194">
              <w:marLeft w:val="0"/>
              <w:marRight w:val="0"/>
              <w:marTop w:val="0"/>
              <w:marBottom w:val="0"/>
              <w:divBdr>
                <w:top w:val="none" w:sz="0" w:space="0" w:color="auto"/>
                <w:left w:val="none" w:sz="0" w:space="0" w:color="auto"/>
                <w:bottom w:val="none" w:sz="0" w:space="0" w:color="auto"/>
                <w:right w:val="none" w:sz="0" w:space="0" w:color="auto"/>
              </w:divBdr>
            </w:div>
            <w:div w:id="669069168">
              <w:marLeft w:val="0"/>
              <w:marRight w:val="0"/>
              <w:marTop w:val="0"/>
              <w:marBottom w:val="0"/>
              <w:divBdr>
                <w:top w:val="none" w:sz="0" w:space="0" w:color="auto"/>
                <w:left w:val="none" w:sz="0" w:space="0" w:color="auto"/>
                <w:bottom w:val="none" w:sz="0" w:space="0" w:color="auto"/>
                <w:right w:val="none" w:sz="0" w:space="0" w:color="auto"/>
              </w:divBdr>
            </w:div>
            <w:div w:id="1828328382">
              <w:marLeft w:val="0"/>
              <w:marRight w:val="0"/>
              <w:marTop w:val="0"/>
              <w:marBottom w:val="0"/>
              <w:divBdr>
                <w:top w:val="none" w:sz="0" w:space="0" w:color="auto"/>
                <w:left w:val="none" w:sz="0" w:space="0" w:color="auto"/>
                <w:bottom w:val="none" w:sz="0" w:space="0" w:color="auto"/>
                <w:right w:val="none" w:sz="0" w:space="0" w:color="auto"/>
              </w:divBdr>
            </w:div>
            <w:div w:id="1610577624">
              <w:marLeft w:val="0"/>
              <w:marRight w:val="0"/>
              <w:marTop w:val="0"/>
              <w:marBottom w:val="0"/>
              <w:divBdr>
                <w:top w:val="none" w:sz="0" w:space="0" w:color="auto"/>
                <w:left w:val="none" w:sz="0" w:space="0" w:color="auto"/>
                <w:bottom w:val="none" w:sz="0" w:space="0" w:color="auto"/>
                <w:right w:val="none" w:sz="0" w:space="0" w:color="auto"/>
              </w:divBdr>
            </w:div>
            <w:div w:id="2063945328">
              <w:marLeft w:val="0"/>
              <w:marRight w:val="0"/>
              <w:marTop w:val="0"/>
              <w:marBottom w:val="0"/>
              <w:divBdr>
                <w:top w:val="none" w:sz="0" w:space="0" w:color="auto"/>
                <w:left w:val="none" w:sz="0" w:space="0" w:color="auto"/>
                <w:bottom w:val="none" w:sz="0" w:space="0" w:color="auto"/>
                <w:right w:val="none" w:sz="0" w:space="0" w:color="auto"/>
              </w:divBdr>
            </w:div>
            <w:div w:id="764494695">
              <w:marLeft w:val="0"/>
              <w:marRight w:val="0"/>
              <w:marTop w:val="0"/>
              <w:marBottom w:val="0"/>
              <w:divBdr>
                <w:top w:val="none" w:sz="0" w:space="0" w:color="auto"/>
                <w:left w:val="none" w:sz="0" w:space="0" w:color="auto"/>
                <w:bottom w:val="none" w:sz="0" w:space="0" w:color="auto"/>
                <w:right w:val="none" w:sz="0" w:space="0" w:color="auto"/>
              </w:divBdr>
            </w:div>
            <w:div w:id="1560625264">
              <w:marLeft w:val="0"/>
              <w:marRight w:val="0"/>
              <w:marTop w:val="0"/>
              <w:marBottom w:val="0"/>
              <w:divBdr>
                <w:top w:val="none" w:sz="0" w:space="0" w:color="auto"/>
                <w:left w:val="none" w:sz="0" w:space="0" w:color="auto"/>
                <w:bottom w:val="none" w:sz="0" w:space="0" w:color="auto"/>
                <w:right w:val="none" w:sz="0" w:space="0" w:color="auto"/>
              </w:divBdr>
            </w:div>
            <w:div w:id="590628468">
              <w:marLeft w:val="0"/>
              <w:marRight w:val="0"/>
              <w:marTop w:val="0"/>
              <w:marBottom w:val="0"/>
              <w:divBdr>
                <w:top w:val="none" w:sz="0" w:space="0" w:color="auto"/>
                <w:left w:val="none" w:sz="0" w:space="0" w:color="auto"/>
                <w:bottom w:val="none" w:sz="0" w:space="0" w:color="auto"/>
                <w:right w:val="none" w:sz="0" w:space="0" w:color="auto"/>
              </w:divBdr>
            </w:div>
            <w:div w:id="1609504965">
              <w:marLeft w:val="0"/>
              <w:marRight w:val="0"/>
              <w:marTop w:val="0"/>
              <w:marBottom w:val="0"/>
              <w:divBdr>
                <w:top w:val="none" w:sz="0" w:space="0" w:color="auto"/>
                <w:left w:val="none" w:sz="0" w:space="0" w:color="auto"/>
                <w:bottom w:val="none" w:sz="0" w:space="0" w:color="auto"/>
                <w:right w:val="none" w:sz="0" w:space="0" w:color="auto"/>
              </w:divBdr>
            </w:div>
            <w:div w:id="1033968212">
              <w:marLeft w:val="0"/>
              <w:marRight w:val="0"/>
              <w:marTop w:val="0"/>
              <w:marBottom w:val="0"/>
              <w:divBdr>
                <w:top w:val="none" w:sz="0" w:space="0" w:color="auto"/>
                <w:left w:val="none" w:sz="0" w:space="0" w:color="auto"/>
                <w:bottom w:val="none" w:sz="0" w:space="0" w:color="auto"/>
                <w:right w:val="none" w:sz="0" w:space="0" w:color="auto"/>
              </w:divBdr>
            </w:div>
            <w:div w:id="657465966">
              <w:marLeft w:val="0"/>
              <w:marRight w:val="0"/>
              <w:marTop w:val="0"/>
              <w:marBottom w:val="0"/>
              <w:divBdr>
                <w:top w:val="none" w:sz="0" w:space="0" w:color="auto"/>
                <w:left w:val="none" w:sz="0" w:space="0" w:color="auto"/>
                <w:bottom w:val="none" w:sz="0" w:space="0" w:color="auto"/>
                <w:right w:val="none" w:sz="0" w:space="0" w:color="auto"/>
              </w:divBdr>
            </w:div>
            <w:div w:id="1531259723">
              <w:marLeft w:val="0"/>
              <w:marRight w:val="0"/>
              <w:marTop w:val="0"/>
              <w:marBottom w:val="0"/>
              <w:divBdr>
                <w:top w:val="none" w:sz="0" w:space="0" w:color="auto"/>
                <w:left w:val="none" w:sz="0" w:space="0" w:color="auto"/>
                <w:bottom w:val="none" w:sz="0" w:space="0" w:color="auto"/>
                <w:right w:val="none" w:sz="0" w:space="0" w:color="auto"/>
              </w:divBdr>
            </w:div>
            <w:div w:id="2069179573">
              <w:marLeft w:val="0"/>
              <w:marRight w:val="0"/>
              <w:marTop w:val="0"/>
              <w:marBottom w:val="0"/>
              <w:divBdr>
                <w:top w:val="none" w:sz="0" w:space="0" w:color="auto"/>
                <w:left w:val="none" w:sz="0" w:space="0" w:color="auto"/>
                <w:bottom w:val="none" w:sz="0" w:space="0" w:color="auto"/>
                <w:right w:val="none" w:sz="0" w:space="0" w:color="auto"/>
              </w:divBdr>
            </w:div>
            <w:div w:id="1054621768">
              <w:marLeft w:val="0"/>
              <w:marRight w:val="0"/>
              <w:marTop w:val="0"/>
              <w:marBottom w:val="0"/>
              <w:divBdr>
                <w:top w:val="none" w:sz="0" w:space="0" w:color="auto"/>
                <w:left w:val="none" w:sz="0" w:space="0" w:color="auto"/>
                <w:bottom w:val="none" w:sz="0" w:space="0" w:color="auto"/>
                <w:right w:val="none" w:sz="0" w:space="0" w:color="auto"/>
              </w:divBdr>
            </w:div>
            <w:div w:id="522520816">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636958422">
              <w:marLeft w:val="0"/>
              <w:marRight w:val="0"/>
              <w:marTop w:val="0"/>
              <w:marBottom w:val="0"/>
              <w:divBdr>
                <w:top w:val="none" w:sz="0" w:space="0" w:color="auto"/>
                <w:left w:val="none" w:sz="0" w:space="0" w:color="auto"/>
                <w:bottom w:val="none" w:sz="0" w:space="0" w:color="auto"/>
                <w:right w:val="none" w:sz="0" w:space="0" w:color="auto"/>
              </w:divBdr>
            </w:div>
            <w:div w:id="1146896341">
              <w:marLeft w:val="0"/>
              <w:marRight w:val="0"/>
              <w:marTop w:val="0"/>
              <w:marBottom w:val="0"/>
              <w:divBdr>
                <w:top w:val="none" w:sz="0" w:space="0" w:color="auto"/>
                <w:left w:val="none" w:sz="0" w:space="0" w:color="auto"/>
                <w:bottom w:val="none" w:sz="0" w:space="0" w:color="auto"/>
                <w:right w:val="none" w:sz="0" w:space="0" w:color="auto"/>
              </w:divBdr>
            </w:div>
            <w:div w:id="1965886832">
              <w:marLeft w:val="0"/>
              <w:marRight w:val="0"/>
              <w:marTop w:val="0"/>
              <w:marBottom w:val="0"/>
              <w:divBdr>
                <w:top w:val="none" w:sz="0" w:space="0" w:color="auto"/>
                <w:left w:val="none" w:sz="0" w:space="0" w:color="auto"/>
                <w:bottom w:val="none" w:sz="0" w:space="0" w:color="auto"/>
                <w:right w:val="none" w:sz="0" w:space="0" w:color="auto"/>
              </w:divBdr>
            </w:div>
            <w:div w:id="320425295">
              <w:marLeft w:val="0"/>
              <w:marRight w:val="0"/>
              <w:marTop w:val="0"/>
              <w:marBottom w:val="0"/>
              <w:divBdr>
                <w:top w:val="none" w:sz="0" w:space="0" w:color="auto"/>
                <w:left w:val="none" w:sz="0" w:space="0" w:color="auto"/>
                <w:bottom w:val="none" w:sz="0" w:space="0" w:color="auto"/>
                <w:right w:val="none" w:sz="0" w:space="0" w:color="auto"/>
              </w:divBdr>
            </w:div>
            <w:div w:id="1676036018">
              <w:marLeft w:val="0"/>
              <w:marRight w:val="0"/>
              <w:marTop w:val="0"/>
              <w:marBottom w:val="0"/>
              <w:divBdr>
                <w:top w:val="none" w:sz="0" w:space="0" w:color="auto"/>
                <w:left w:val="none" w:sz="0" w:space="0" w:color="auto"/>
                <w:bottom w:val="none" w:sz="0" w:space="0" w:color="auto"/>
                <w:right w:val="none" w:sz="0" w:space="0" w:color="auto"/>
              </w:divBdr>
            </w:div>
            <w:div w:id="291593935">
              <w:marLeft w:val="0"/>
              <w:marRight w:val="0"/>
              <w:marTop w:val="0"/>
              <w:marBottom w:val="0"/>
              <w:divBdr>
                <w:top w:val="none" w:sz="0" w:space="0" w:color="auto"/>
                <w:left w:val="none" w:sz="0" w:space="0" w:color="auto"/>
                <w:bottom w:val="none" w:sz="0" w:space="0" w:color="auto"/>
                <w:right w:val="none" w:sz="0" w:space="0" w:color="auto"/>
              </w:divBdr>
            </w:div>
            <w:div w:id="10466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abstract-class-in-java" TargetMode="External"/><Relationship Id="rId18" Type="http://schemas.openxmlformats.org/officeDocument/2006/relationships/image" Target="media/image4.png"/><Relationship Id="rId26" Type="http://schemas.openxmlformats.org/officeDocument/2006/relationships/hyperlink" Target="https://www.javatpoint.com/abstract-class-in-java" TargetMode="External"/><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programiz.com/java-programming/online-compiler" TargetMode="External"/><Relationship Id="rId50" Type="http://schemas.openxmlformats.org/officeDocument/2006/relationships/theme" Target="theme/theme1.xml"/><Relationship Id="rId7" Type="http://schemas.openxmlformats.org/officeDocument/2006/relationships/hyperlink" Target="https://www.javatpoint.com/php-tutorial"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javatpoint.com/abstract-class-in-java" TargetMode="External"/><Relationship Id="rId11" Type="http://schemas.openxmlformats.org/officeDocument/2006/relationships/hyperlink" Target="https://www.javatpoint.com/inheritance-in-java" TargetMode="External"/><Relationship Id="rId24" Type="http://schemas.openxmlformats.org/officeDocument/2006/relationships/hyperlink" Target="https://www.javatpoint.com/object-and-class-in-java" TargetMode="External"/><Relationship Id="rId32" Type="http://schemas.openxmlformats.org/officeDocument/2006/relationships/hyperlink" Target="https://www.javatpoint.com/object-and-class-in-java"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programiz.com/java-programming/online-compiler" TargetMode="External"/><Relationship Id="rId5" Type="http://schemas.openxmlformats.org/officeDocument/2006/relationships/hyperlink" Target="https://www.javatpoint.com/java-tutorial" TargetMode="External"/><Relationship Id="rId15" Type="http://schemas.openxmlformats.org/officeDocument/2006/relationships/image" Target="media/image1.png"/><Relationship Id="rId23" Type="http://schemas.openxmlformats.org/officeDocument/2006/relationships/hyperlink" Target="https://www.javatpoint.com/java-oops-concepts" TargetMode="External"/><Relationship Id="rId28" Type="http://schemas.openxmlformats.org/officeDocument/2006/relationships/hyperlink" Target="https://www.javatpoint.com/interface-in-java"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www.javatpoint.com/object-and-class-in-java" TargetMode="External"/><Relationship Id="rId19" Type="http://schemas.openxmlformats.org/officeDocument/2006/relationships/image" Target="media/image5.png"/><Relationship Id="rId31" Type="http://schemas.openxmlformats.org/officeDocument/2006/relationships/hyperlink" Target="https://www.javatpoint.com/java-oops-concepts" TargetMode="External"/><Relationship Id="rId44" Type="http://schemas.openxmlformats.org/officeDocument/2006/relationships/hyperlink" Target="https://www.programiz.com/java-programming/online-compiler" TargetMode="External"/><Relationship Id="rId4" Type="http://schemas.openxmlformats.org/officeDocument/2006/relationships/webSettings" Target="webSettings.xml"/><Relationship Id="rId9" Type="http://schemas.openxmlformats.org/officeDocument/2006/relationships/hyperlink" Target="https://www.javatpoint.com/cpp-tutorial" TargetMode="External"/><Relationship Id="rId14" Type="http://schemas.openxmlformats.org/officeDocument/2006/relationships/hyperlink" Target="https://www.javatpoint.com/encapsulation" TargetMode="External"/><Relationship Id="rId22" Type="http://schemas.openxmlformats.org/officeDocument/2006/relationships/hyperlink" Target="https://www.techtarget.com/searchunifiedcommunications/definition/Internet-Protocol" TargetMode="External"/><Relationship Id="rId27" Type="http://schemas.openxmlformats.org/officeDocument/2006/relationships/hyperlink" Target="https://www.javatpoint.com/encapsulation"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www.programiz.com/java-programming/online-compiler" TargetMode="External"/><Relationship Id="rId48" Type="http://schemas.openxmlformats.org/officeDocument/2006/relationships/hyperlink" Target="https://www.programiz.com/java-programming/online-compiler" TargetMode="External"/><Relationship Id="rId8" Type="http://schemas.openxmlformats.org/officeDocument/2006/relationships/hyperlink" Target="https://www.javatpoint.com/python-tutorial" TargetMode="External"/><Relationship Id="rId3" Type="http://schemas.openxmlformats.org/officeDocument/2006/relationships/settings" Target="settings.xml"/><Relationship Id="rId12" Type="http://schemas.openxmlformats.org/officeDocument/2006/relationships/hyperlink" Target="https://www.javatpoint.com/runtime-polymorphism-in-java" TargetMode="External"/><Relationship Id="rId17" Type="http://schemas.openxmlformats.org/officeDocument/2006/relationships/image" Target="media/image3.gif"/><Relationship Id="rId25" Type="http://schemas.openxmlformats.org/officeDocument/2006/relationships/hyperlink" Target="https://www.javatpoint.com/inheritance-in-java"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programiz.com/java-programming/online-compiler" TargetMode="External"/><Relationship Id="rId20"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javatpoint.com/c-shar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28</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39066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Gupta</dc:creator>
  <cp:lastModifiedBy>Rawat, Trilok S</cp:lastModifiedBy>
  <cp:revision>197</cp:revision>
  <dcterms:created xsi:type="dcterms:W3CDTF">2016-07-14T09:00:00Z</dcterms:created>
  <dcterms:modified xsi:type="dcterms:W3CDTF">2024-02-28T07:12:00Z</dcterms:modified>
  <cp:version>1.1(updated on 2nd April 2014)</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2023-05-03T08:23:43Z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591aa226-2031-43a1-931f-11148148a7b1</vt:lpwstr>
  </property>
  <property fmtid="{D5CDD505-2E9C-101B-9397-08002B2CF9AE}" pid="8" name="MSIP_Label_9e1e58c1-766d-4ff4-9619-b604fc37898b_ContentBits">
    <vt:lpwstr>0</vt:lpwstr>
  </property>
</Properties>
</file>